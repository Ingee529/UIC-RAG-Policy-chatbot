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B90949" w14:textId="6F2855C6" w:rsidR="00FD46BD" w:rsidRPr="002B5877" w:rsidRDefault="009B66D5" w:rsidP="00FD46BD">
      <w:pPr>
        <w:jc w:val="both"/>
        <w:rPr>
          <w:rFonts w:ascii="Cambria" w:hAnsi="Cambria"/>
          <w:sz w:val="22"/>
        </w:rPr>
      </w:pPr>
      <w:bookmarkStart w:id="0" w:name="_Toc359939665"/>
      <w:r w:rsidRPr="002B5877">
        <w:rPr>
          <w:rFonts w:ascii="Cambria" w:hAnsi="Cambria" w:cs="Calibri"/>
          <w:sz w:val="22"/>
        </w:rPr>
        <w:t xml:space="preserve"> </w:t>
      </w:r>
    </w:p>
    <w:tbl>
      <w:tblPr>
        <w:tblW w:w="9288" w:type="dxa"/>
        <w:tblInd w:w="-118" w:type="dxa"/>
        <w:tblCellMar>
          <w:left w:w="0" w:type="dxa"/>
          <w:right w:w="0" w:type="dxa"/>
        </w:tblCellMar>
        <w:tblLook w:val="04A0" w:firstRow="1" w:lastRow="0" w:firstColumn="1" w:lastColumn="0" w:noHBand="0" w:noVBand="1"/>
      </w:tblPr>
      <w:tblGrid>
        <w:gridCol w:w="7668"/>
        <w:gridCol w:w="1620"/>
      </w:tblGrid>
      <w:tr w:rsidR="009B66D5" w:rsidRPr="002B5877" w14:paraId="3AABEF3D" w14:textId="77777777" w:rsidTr="009B66D5">
        <w:trPr>
          <w:trHeight w:val="292"/>
        </w:trPr>
        <w:tc>
          <w:tcPr>
            <w:tcW w:w="76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D01C57" w14:textId="3F87B1E0" w:rsidR="009B66D5" w:rsidRPr="002B5877" w:rsidRDefault="009B66D5" w:rsidP="001E77FF">
            <w:pPr>
              <w:rPr>
                <w:rFonts w:ascii="Cambria" w:hAnsi="Cambria" w:cstheme="minorHAnsi"/>
                <w:b/>
                <w:bCs/>
                <w:color w:val="000000"/>
                <w:sz w:val="22"/>
              </w:rPr>
            </w:pPr>
            <w:r w:rsidRPr="00D57633">
              <w:rPr>
                <w:rFonts w:ascii="Cambria" w:hAnsi="Cambria" w:cstheme="minorHAnsi"/>
                <w:b/>
                <w:bCs/>
                <w:color w:val="000000"/>
                <w:sz w:val="24"/>
              </w:rPr>
              <w:t>Key Events in FY2</w:t>
            </w:r>
            <w:r w:rsidR="001E77FF">
              <w:rPr>
                <w:rFonts w:ascii="Cambria" w:hAnsi="Cambria" w:cstheme="minorHAnsi"/>
                <w:b/>
                <w:bCs/>
                <w:color w:val="000000"/>
                <w:sz w:val="24"/>
              </w:rPr>
              <w:t>2</w:t>
            </w:r>
            <w:r w:rsidRPr="00D57633">
              <w:rPr>
                <w:rFonts w:ascii="Cambria" w:hAnsi="Cambria" w:cstheme="minorHAnsi"/>
                <w:b/>
                <w:bCs/>
                <w:color w:val="000000"/>
                <w:sz w:val="24"/>
              </w:rPr>
              <w:t xml:space="preserve"> Budget Planning Cycle</w:t>
            </w:r>
          </w:p>
        </w:tc>
        <w:tc>
          <w:tcPr>
            <w:tcW w:w="162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6F0BE84" w14:textId="77777777" w:rsidR="009E3E10" w:rsidRDefault="009E3E10" w:rsidP="009B66D5">
            <w:pPr>
              <w:jc w:val="center"/>
              <w:rPr>
                <w:rFonts w:ascii="Cambria" w:hAnsi="Cambria" w:cstheme="minorHAnsi"/>
                <w:b/>
                <w:bCs/>
                <w:color w:val="000000"/>
                <w:sz w:val="24"/>
              </w:rPr>
            </w:pPr>
          </w:p>
          <w:p w14:paraId="3B12F532" w14:textId="2BBB0BE9" w:rsidR="009B66D5" w:rsidRDefault="009B66D5" w:rsidP="009B66D5">
            <w:pPr>
              <w:jc w:val="center"/>
              <w:rPr>
                <w:rFonts w:ascii="Cambria" w:hAnsi="Cambria" w:cstheme="minorHAnsi"/>
                <w:b/>
                <w:bCs/>
                <w:color w:val="000000"/>
                <w:sz w:val="24"/>
              </w:rPr>
            </w:pPr>
            <w:r w:rsidRPr="00D57633">
              <w:rPr>
                <w:rFonts w:ascii="Cambria" w:hAnsi="Cambria" w:cstheme="minorHAnsi"/>
                <w:b/>
                <w:bCs/>
                <w:color w:val="000000"/>
                <w:sz w:val="24"/>
              </w:rPr>
              <w:t>Timeline</w:t>
            </w:r>
          </w:p>
          <w:p w14:paraId="32DBF0A6" w14:textId="22EB61C8" w:rsidR="009E3E10" w:rsidRPr="002B5877" w:rsidRDefault="009E3E10" w:rsidP="009B66D5">
            <w:pPr>
              <w:jc w:val="center"/>
              <w:rPr>
                <w:rFonts w:ascii="Cambria" w:hAnsi="Cambria" w:cstheme="minorHAnsi"/>
                <w:b/>
                <w:bCs/>
                <w:color w:val="000000"/>
                <w:sz w:val="22"/>
              </w:rPr>
            </w:pPr>
          </w:p>
        </w:tc>
      </w:tr>
      <w:tr w:rsidR="008E4452" w:rsidRPr="002B5877" w14:paraId="1E8BA5C1" w14:textId="77777777" w:rsidTr="009B66D5">
        <w:trPr>
          <w:trHeight w:val="292"/>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3D50803" w14:textId="3CBA7F5B" w:rsidR="008E4452" w:rsidRPr="002B5877" w:rsidRDefault="008E4452" w:rsidP="008E4452">
            <w:pPr>
              <w:rPr>
                <w:rFonts w:ascii="Cambria" w:hAnsi="Cambria" w:cstheme="minorHAnsi"/>
                <w:color w:val="000000"/>
                <w:sz w:val="22"/>
              </w:rPr>
            </w:pPr>
            <w:r>
              <w:rPr>
                <w:rFonts w:ascii="Cambria" w:hAnsi="Cambria" w:cstheme="minorHAnsi"/>
                <w:color w:val="000000"/>
                <w:sz w:val="22"/>
              </w:rPr>
              <w:t>Budget Development "Phases" open</w:t>
            </w:r>
            <w:r w:rsidRPr="002B5877">
              <w:rPr>
                <w:rFonts w:ascii="Cambria" w:hAnsi="Cambria" w:cstheme="minorHAnsi"/>
                <w:color w:val="000000"/>
                <w:sz w:val="22"/>
              </w:rPr>
              <w:t xml:space="preserve"> in the Budget Development System.</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EA156CC" w14:textId="1FCBE25B" w:rsidR="008E4452" w:rsidRPr="008E4452" w:rsidRDefault="008E4452" w:rsidP="008E4452">
            <w:pPr>
              <w:jc w:val="center"/>
              <w:rPr>
                <w:rFonts w:ascii="Cambria" w:hAnsi="Cambria" w:cstheme="minorHAnsi"/>
                <w:sz w:val="22"/>
              </w:rPr>
            </w:pPr>
            <w:r w:rsidRPr="008E4452">
              <w:rPr>
                <w:rFonts w:ascii="Cambria" w:hAnsi="Cambria"/>
              </w:rPr>
              <w:t>6/18/21</w:t>
            </w:r>
          </w:p>
        </w:tc>
      </w:tr>
      <w:tr w:rsidR="008E4452" w:rsidRPr="002B5877" w14:paraId="50E69118" w14:textId="77777777" w:rsidTr="009B66D5">
        <w:trPr>
          <w:trHeight w:val="292"/>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969395" w14:textId="2D570C57" w:rsidR="008E4452" w:rsidRPr="002B5877" w:rsidRDefault="008E4452" w:rsidP="008E4452">
            <w:pPr>
              <w:rPr>
                <w:rFonts w:ascii="Cambria" w:hAnsi="Cambria" w:cstheme="minorHAnsi"/>
                <w:color w:val="000000"/>
                <w:sz w:val="22"/>
              </w:rPr>
            </w:pPr>
            <w:r w:rsidRPr="002B5877">
              <w:rPr>
                <w:rFonts w:ascii="Cambria" w:hAnsi="Cambria" w:cstheme="minorHAnsi"/>
                <w:color w:val="000000"/>
                <w:sz w:val="22"/>
              </w:rPr>
              <w:t>Final "Green Sheets" and "Budget Shares" that detail UIC’s state appropriation and income fund (tuition) revenue estimates are issued by the System Office.</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A88AEE" w14:textId="7AC92262" w:rsidR="008E4452" w:rsidRPr="008E4452" w:rsidRDefault="008E4452" w:rsidP="008E4452">
            <w:pPr>
              <w:jc w:val="center"/>
              <w:rPr>
                <w:rFonts w:ascii="Cambria" w:hAnsi="Cambria" w:cstheme="minorHAnsi"/>
                <w:sz w:val="22"/>
              </w:rPr>
            </w:pPr>
            <w:r w:rsidRPr="008E4452">
              <w:rPr>
                <w:rFonts w:ascii="Cambria" w:hAnsi="Cambria"/>
              </w:rPr>
              <w:t>6/21/21</w:t>
            </w:r>
          </w:p>
        </w:tc>
      </w:tr>
      <w:tr w:rsidR="008E4452" w:rsidRPr="002B5877" w14:paraId="2B886A0E" w14:textId="77777777" w:rsidTr="002B5877">
        <w:trPr>
          <w:trHeight w:val="292"/>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DDCF923" w14:textId="6F56BF95" w:rsidR="008E4452" w:rsidRPr="002B5877" w:rsidRDefault="008E4452" w:rsidP="008E4452">
            <w:pPr>
              <w:rPr>
                <w:rFonts w:ascii="Cambria" w:hAnsi="Cambria" w:cstheme="minorHAnsi"/>
                <w:color w:val="000000"/>
                <w:sz w:val="22"/>
              </w:rPr>
            </w:pPr>
            <w:r w:rsidRPr="002B5877">
              <w:rPr>
                <w:rFonts w:ascii="Cambria" w:hAnsi="Cambria" w:cstheme="minorHAnsi"/>
                <w:color w:val="000000"/>
                <w:sz w:val="22"/>
              </w:rPr>
              <w:t>Final FY2</w:t>
            </w:r>
            <w:r>
              <w:rPr>
                <w:rFonts w:ascii="Cambria" w:hAnsi="Cambria" w:cstheme="minorHAnsi"/>
                <w:color w:val="000000"/>
                <w:sz w:val="22"/>
              </w:rPr>
              <w:t>2</w:t>
            </w:r>
            <w:r w:rsidRPr="002B5877">
              <w:rPr>
                <w:rFonts w:ascii="Cambria" w:hAnsi="Cambria" w:cstheme="minorHAnsi"/>
                <w:color w:val="000000"/>
                <w:sz w:val="22"/>
              </w:rPr>
              <w:t xml:space="preserve"> Permanent State budget bases are communicated to units.</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14E7FC5" w14:textId="1149B304" w:rsidR="008E4452" w:rsidRPr="008E4452" w:rsidRDefault="008E4452" w:rsidP="008E4452">
            <w:pPr>
              <w:jc w:val="center"/>
              <w:rPr>
                <w:rFonts w:ascii="Cambria" w:hAnsi="Cambria" w:cstheme="minorHAnsi"/>
                <w:sz w:val="22"/>
              </w:rPr>
            </w:pPr>
            <w:r w:rsidRPr="008E4452">
              <w:rPr>
                <w:rFonts w:ascii="Cambria" w:hAnsi="Cambria"/>
              </w:rPr>
              <w:t>6/25/21 - 6/29/21</w:t>
            </w:r>
          </w:p>
        </w:tc>
      </w:tr>
      <w:tr w:rsidR="008E4452" w:rsidRPr="002B5877" w14:paraId="018F35BD" w14:textId="77777777" w:rsidTr="002B5877">
        <w:trPr>
          <w:trHeight w:val="583"/>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B596B7C" w14:textId="1D4726EC" w:rsidR="008E4452" w:rsidRPr="002B5877" w:rsidRDefault="008E4452" w:rsidP="008E4452">
            <w:pPr>
              <w:rPr>
                <w:rFonts w:ascii="Cambria" w:hAnsi="Cambria" w:cstheme="minorHAnsi"/>
                <w:color w:val="000000"/>
                <w:sz w:val="22"/>
              </w:rPr>
            </w:pPr>
            <w:r w:rsidRPr="002B5877">
              <w:rPr>
                <w:rFonts w:ascii="Cambria" w:hAnsi="Cambria" w:cstheme="minorHAnsi"/>
                <w:color w:val="000000"/>
                <w:sz w:val="22"/>
              </w:rPr>
              <w:t xml:space="preserve">BFA </w:t>
            </w:r>
            <w:r>
              <w:rPr>
                <w:rFonts w:ascii="Cambria" w:hAnsi="Cambria" w:cstheme="minorHAnsi"/>
                <w:color w:val="000000"/>
                <w:sz w:val="22"/>
              </w:rPr>
              <w:t xml:space="preserve">begins </w:t>
            </w:r>
            <w:r w:rsidRPr="002B5877">
              <w:rPr>
                <w:rFonts w:ascii="Cambria" w:hAnsi="Cambria" w:cstheme="minorHAnsi"/>
                <w:color w:val="000000"/>
                <w:sz w:val="22"/>
              </w:rPr>
              <w:t>enter</w:t>
            </w:r>
            <w:r>
              <w:rPr>
                <w:rFonts w:ascii="Cambria" w:hAnsi="Cambria" w:cstheme="minorHAnsi"/>
                <w:color w:val="000000"/>
                <w:sz w:val="22"/>
              </w:rPr>
              <w:t>ing</w:t>
            </w:r>
            <w:r w:rsidRPr="002B5877">
              <w:rPr>
                <w:rFonts w:ascii="Cambria" w:hAnsi="Cambria" w:cstheme="minorHAnsi"/>
                <w:color w:val="000000"/>
                <w:sz w:val="22"/>
              </w:rPr>
              <w:t xml:space="preserve"> Institutional budgets in the Budget Development System.</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07D4A11" w14:textId="69DB1778" w:rsidR="008E4452" w:rsidRPr="008E4452" w:rsidRDefault="008E4452" w:rsidP="008E4452">
            <w:pPr>
              <w:jc w:val="center"/>
              <w:rPr>
                <w:rFonts w:ascii="Cambria" w:hAnsi="Cambria" w:cstheme="minorHAnsi"/>
                <w:sz w:val="22"/>
              </w:rPr>
            </w:pPr>
            <w:r w:rsidRPr="008E4452">
              <w:rPr>
                <w:rFonts w:ascii="Cambria" w:hAnsi="Cambria"/>
              </w:rPr>
              <w:t>7/6/21</w:t>
            </w:r>
          </w:p>
        </w:tc>
      </w:tr>
      <w:tr w:rsidR="008E4452" w:rsidRPr="002B5877" w14:paraId="34CC5DD1" w14:textId="77777777" w:rsidTr="002B5877">
        <w:trPr>
          <w:trHeight w:val="292"/>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E0D32AE" w14:textId="44AE6635" w:rsidR="008E4452" w:rsidRPr="002B5877" w:rsidRDefault="008E4452" w:rsidP="008E4452">
            <w:pPr>
              <w:rPr>
                <w:rFonts w:ascii="Cambria" w:hAnsi="Cambria" w:cstheme="minorHAnsi"/>
                <w:color w:val="000000"/>
                <w:sz w:val="22"/>
              </w:rPr>
            </w:pPr>
            <w:r w:rsidRPr="002B5877">
              <w:rPr>
                <w:rFonts w:ascii="Cambria" w:hAnsi="Cambria" w:cstheme="minorHAnsi"/>
                <w:color w:val="000000"/>
                <w:sz w:val="22"/>
              </w:rPr>
              <w:t>Final "Growth / Decrease Factors" are due to the Budget Office and communicated to the University System Budget Office.</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B5E1EB3" w14:textId="145585CB" w:rsidR="008E4452" w:rsidRPr="008E4452" w:rsidRDefault="008E4452" w:rsidP="008E4452">
            <w:pPr>
              <w:jc w:val="center"/>
              <w:rPr>
                <w:rFonts w:ascii="Cambria" w:hAnsi="Cambria" w:cstheme="minorHAnsi"/>
                <w:sz w:val="22"/>
              </w:rPr>
            </w:pPr>
            <w:r w:rsidRPr="008E4452">
              <w:rPr>
                <w:rFonts w:ascii="Cambria" w:hAnsi="Cambria"/>
              </w:rPr>
              <w:t>7/23/21</w:t>
            </w:r>
          </w:p>
        </w:tc>
      </w:tr>
      <w:tr w:rsidR="008E4452" w:rsidRPr="00175B31" w14:paraId="7523A078" w14:textId="77777777" w:rsidTr="002B5877">
        <w:trPr>
          <w:trHeight w:val="292"/>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D514454" w14:textId="42C27B08" w:rsidR="008E4452" w:rsidRPr="0068581F" w:rsidRDefault="008E4452" w:rsidP="008E4452">
            <w:pPr>
              <w:rPr>
                <w:rFonts w:ascii="Cambria" w:hAnsi="Cambria" w:cstheme="minorHAnsi"/>
                <w:bCs/>
                <w:sz w:val="22"/>
              </w:rPr>
            </w:pPr>
            <w:r w:rsidRPr="00175B31">
              <w:rPr>
                <w:rFonts w:ascii="Cambria" w:hAnsi="Cambria" w:cstheme="minorHAnsi"/>
                <w:bCs/>
                <w:sz w:val="22"/>
              </w:rPr>
              <w:t>The Budget Development System is opened to units for data entry.</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1B7040F" w14:textId="13D968AC" w:rsidR="008E4452" w:rsidRPr="008E4452" w:rsidRDefault="008E4452" w:rsidP="008E4452">
            <w:pPr>
              <w:jc w:val="center"/>
              <w:rPr>
                <w:rFonts w:ascii="Cambria" w:hAnsi="Cambria" w:cstheme="minorHAnsi"/>
                <w:b/>
                <w:sz w:val="22"/>
              </w:rPr>
            </w:pPr>
            <w:r w:rsidRPr="008E4452">
              <w:rPr>
                <w:rFonts w:ascii="Cambria" w:hAnsi="Cambria"/>
              </w:rPr>
              <w:t xml:space="preserve">6/25/21 </w:t>
            </w:r>
          </w:p>
        </w:tc>
      </w:tr>
      <w:tr w:rsidR="008E4452" w:rsidRPr="00175B31" w14:paraId="5B145291" w14:textId="77777777" w:rsidTr="009B66D5">
        <w:trPr>
          <w:trHeight w:val="583"/>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5BE6B1" w14:textId="07FB9BB9" w:rsidR="008E4452" w:rsidRPr="00175B31" w:rsidRDefault="008E4452" w:rsidP="008E4452">
            <w:pPr>
              <w:rPr>
                <w:rFonts w:ascii="Cambria" w:hAnsi="Cambria" w:cstheme="minorHAnsi"/>
                <w:color w:val="000000"/>
                <w:sz w:val="22"/>
              </w:rPr>
            </w:pPr>
            <w:r w:rsidRPr="00175B31">
              <w:rPr>
                <w:rFonts w:ascii="Cambria" w:hAnsi="Cambria" w:cstheme="minorHAnsi"/>
                <w:color w:val="000000"/>
                <w:sz w:val="22"/>
              </w:rPr>
              <w:t>Final day for units to enter data in the Budget Development System (the System is closed and locked end-users).</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ADEAC4" w14:textId="325005C4" w:rsidR="008E4452" w:rsidRPr="008E4452" w:rsidRDefault="008E4452" w:rsidP="008E4452">
            <w:pPr>
              <w:jc w:val="center"/>
              <w:rPr>
                <w:rFonts w:ascii="Cambria" w:hAnsi="Cambria" w:cstheme="minorHAnsi"/>
                <w:b/>
                <w:sz w:val="22"/>
              </w:rPr>
            </w:pPr>
            <w:r w:rsidRPr="008E4452">
              <w:rPr>
                <w:rFonts w:ascii="Cambria" w:hAnsi="Cambria"/>
              </w:rPr>
              <w:t>7/16/21</w:t>
            </w:r>
          </w:p>
        </w:tc>
      </w:tr>
      <w:tr w:rsidR="008E4452" w:rsidRPr="002B5877" w14:paraId="13A4C461" w14:textId="77777777" w:rsidTr="009B66D5">
        <w:trPr>
          <w:trHeight w:val="583"/>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B07E23" w14:textId="1DCD4C8E" w:rsidR="008E4452" w:rsidRPr="002B5877" w:rsidRDefault="008E4452" w:rsidP="008E4452">
            <w:pPr>
              <w:rPr>
                <w:rFonts w:ascii="Cambria" w:hAnsi="Cambria" w:cstheme="minorHAnsi"/>
                <w:color w:val="000000"/>
                <w:sz w:val="22"/>
              </w:rPr>
            </w:pPr>
            <w:r w:rsidRPr="002B5877">
              <w:rPr>
                <w:rFonts w:ascii="Cambria" w:hAnsi="Cambria" w:cstheme="minorHAnsi"/>
                <w:color w:val="000000"/>
                <w:sz w:val="22"/>
              </w:rPr>
              <w:t>The Budget Office performs State and Institutional reconciliations and finalizes Budget Development data (UIC Budget Development is locked for all users).</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E3C90D" w14:textId="0B7D2F66" w:rsidR="008E4452" w:rsidRPr="008E4452" w:rsidRDefault="008E4452" w:rsidP="008E4452">
            <w:pPr>
              <w:jc w:val="center"/>
              <w:rPr>
                <w:rFonts w:ascii="Cambria" w:hAnsi="Cambria" w:cstheme="minorHAnsi"/>
                <w:sz w:val="22"/>
              </w:rPr>
            </w:pPr>
            <w:r w:rsidRPr="008E4452">
              <w:rPr>
                <w:rFonts w:ascii="Cambria" w:hAnsi="Cambria"/>
              </w:rPr>
              <w:t>7/27/21</w:t>
            </w:r>
          </w:p>
        </w:tc>
      </w:tr>
      <w:tr w:rsidR="008E4452" w:rsidRPr="002B5877" w14:paraId="3156AFBA" w14:textId="77777777" w:rsidTr="0068581F">
        <w:trPr>
          <w:trHeight w:val="655"/>
        </w:trPr>
        <w:tc>
          <w:tcPr>
            <w:tcW w:w="76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0E69BF" w14:textId="764C6519" w:rsidR="008E4452" w:rsidRPr="002B5877" w:rsidRDefault="008E4452" w:rsidP="008E4452">
            <w:pPr>
              <w:rPr>
                <w:rFonts w:ascii="Cambria" w:hAnsi="Cambria" w:cstheme="minorHAnsi"/>
                <w:bCs/>
                <w:sz w:val="22"/>
              </w:rPr>
            </w:pPr>
            <w:r w:rsidRPr="002B5877">
              <w:rPr>
                <w:rFonts w:ascii="Cambria" w:hAnsi="Cambria" w:cstheme="minorHAnsi"/>
                <w:bCs/>
                <w:sz w:val="22"/>
              </w:rPr>
              <w:t xml:space="preserve">System Office receives UIC Budget Development Data and begins incorporation into the Budget Summary for Operations (for approval at the </w:t>
            </w:r>
            <w:r>
              <w:rPr>
                <w:rFonts w:ascii="Cambria" w:hAnsi="Cambria" w:cstheme="minorHAnsi"/>
                <w:bCs/>
                <w:sz w:val="22"/>
              </w:rPr>
              <w:t>September</w:t>
            </w:r>
            <w:r w:rsidRPr="002B5877">
              <w:rPr>
                <w:rFonts w:ascii="Cambria" w:hAnsi="Cambria" w:cstheme="minorHAnsi"/>
                <w:bCs/>
                <w:sz w:val="22"/>
              </w:rPr>
              <w:t xml:space="preserve"> Board of Trustees Meeting).</w:t>
            </w:r>
          </w:p>
        </w:tc>
        <w:tc>
          <w:tcPr>
            <w:tcW w:w="16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FB9A2E" w14:textId="1DE463C1" w:rsidR="008E4452" w:rsidRPr="008E4452" w:rsidRDefault="008E4452" w:rsidP="008E4452">
            <w:pPr>
              <w:jc w:val="center"/>
              <w:rPr>
                <w:rFonts w:ascii="Cambria" w:hAnsi="Cambria" w:cstheme="minorHAnsi"/>
                <w:bCs/>
                <w:sz w:val="22"/>
              </w:rPr>
            </w:pPr>
            <w:r w:rsidRPr="008E4452">
              <w:rPr>
                <w:rFonts w:ascii="Cambria" w:hAnsi="Cambria"/>
              </w:rPr>
              <w:t>7/30/21</w:t>
            </w:r>
          </w:p>
        </w:tc>
      </w:tr>
    </w:tbl>
    <w:p w14:paraId="12ABA36F" w14:textId="77777777" w:rsidR="009236E7" w:rsidRPr="00221BBA" w:rsidRDefault="009236E7" w:rsidP="00FD46BD">
      <w:pPr>
        <w:jc w:val="both"/>
        <w:rPr>
          <w:rFonts w:ascii="Cambria" w:hAnsi="Cambria" w:cs="Calibri"/>
          <w:sz w:val="22"/>
        </w:rPr>
      </w:pPr>
    </w:p>
    <w:bookmarkEnd w:id="0"/>
    <w:p w14:paraId="49C541F0" w14:textId="5E99BEA4" w:rsidR="00583D95" w:rsidRDefault="00583D95" w:rsidP="00583D95">
      <w:pPr>
        <w:rPr>
          <w:rFonts w:ascii="Calibri" w:hAnsi="Calibri" w:cs="Calibri"/>
          <w:sz w:val="18"/>
          <w:szCs w:val="18"/>
        </w:rPr>
      </w:pPr>
    </w:p>
    <w:p w14:paraId="5852E1CA" w14:textId="65BDDCE1" w:rsidR="009236E7" w:rsidRPr="00221BBA" w:rsidRDefault="009236E7" w:rsidP="009236E7">
      <w:pPr>
        <w:rPr>
          <w:rFonts w:ascii="Cambria" w:hAnsi="Cambria" w:cs="Calibri"/>
          <w:b/>
          <w:sz w:val="22"/>
        </w:rPr>
      </w:pPr>
      <w:bookmarkStart w:id="1" w:name="_Toc359939666"/>
      <w:r w:rsidRPr="00221BBA">
        <w:rPr>
          <w:rFonts w:ascii="Cambria" w:hAnsi="Cambria" w:cs="Calibri"/>
          <w:b/>
          <w:sz w:val="22"/>
        </w:rPr>
        <w:t>Section 1</w:t>
      </w:r>
      <w:r w:rsidR="00051A4E" w:rsidRPr="00221BBA">
        <w:rPr>
          <w:rFonts w:ascii="Cambria" w:hAnsi="Cambria" w:cs="Calibri"/>
          <w:b/>
          <w:sz w:val="22"/>
        </w:rPr>
        <w:t>.</w:t>
      </w:r>
      <w:r w:rsidRPr="00221BBA">
        <w:rPr>
          <w:rFonts w:ascii="Cambria" w:hAnsi="Cambria" w:cs="Calibri"/>
          <w:b/>
          <w:sz w:val="22"/>
        </w:rPr>
        <w:t xml:space="preserve">  </w:t>
      </w:r>
      <w:r w:rsidRPr="00221BBA">
        <w:rPr>
          <w:rFonts w:ascii="Cambria" w:hAnsi="Cambria"/>
          <w:b/>
          <w:sz w:val="22"/>
        </w:rPr>
        <w:t xml:space="preserve">Budget and Financial Guidelines </w:t>
      </w:r>
    </w:p>
    <w:p w14:paraId="612DCB5B" w14:textId="77777777" w:rsidR="009236E7" w:rsidRPr="00221BBA" w:rsidRDefault="009236E7" w:rsidP="009236E7">
      <w:pPr>
        <w:rPr>
          <w:rFonts w:ascii="Cambria" w:hAnsi="Cambria" w:cs="Calibri"/>
          <w:b/>
          <w:sz w:val="22"/>
        </w:rPr>
      </w:pPr>
    </w:p>
    <w:p w14:paraId="377D5590" w14:textId="27270BCC" w:rsidR="009236E7" w:rsidRPr="00221BBA" w:rsidRDefault="00E97E2D" w:rsidP="00B63A5C">
      <w:pPr>
        <w:pStyle w:val="ListParagraph"/>
        <w:numPr>
          <w:ilvl w:val="0"/>
          <w:numId w:val="2"/>
        </w:numPr>
        <w:rPr>
          <w:rFonts w:ascii="Cambria" w:hAnsi="Cambria" w:cs="Calibri"/>
          <w:sz w:val="22"/>
        </w:rPr>
      </w:pPr>
      <w:r w:rsidRPr="00221BBA">
        <w:rPr>
          <w:rFonts w:ascii="Cambria" w:hAnsi="Cambria" w:cs="Calibri"/>
          <w:b/>
          <w:sz w:val="22"/>
        </w:rPr>
        <w:t>State</w:t>
      </w:r>
      <w:r w:rsidR="00D82098">
        <w:rPr>
          <w:rFonts w:ascii="Cambria" w:hAnsi="Cambria" w:cs="Calibri"/>
          <w:b/>
          <w:sz w:val="22"/>
        </w:rPr>
        <w:t xml:space="preserve"> of Illinois</w:t>
      </w:r>
      <w:r w:rsidRPr="00221BBA">
        <w:rPr>
          <w:rFonts w:ascii="Cambria" w:hAnsi="Cambria" w:cs="Calibri"/>
          <w:b/>
          <w:sz w:val="22"/>
        </w:rPr>
        <w:t xml:space="preserve"> </w:t>
      </w:r>
      <w:r w:rsidR="00966693">
        <w:rPr>
          <w:rFonts w:ascii="Cambria" w:hAnsi="Cambria" w:cs="Calibri"/>
          <w:b/>
          <w:sz w:val="22"/>
        </w:rPr>
        <w:t xml:space="preserve">Operating </w:t>
      </w:r>
      <w:r w:rsidR="00941EB8" w:rsidRPr="00221BBA">
        <w:rPr>
          <w:rFonts w:ascii="Cambria" w:hAnsi="Cambria" w:cs="Calibri"/>
          <w:b/>
          <w:sz w:val="22"/>
        </w:rPr>
        <w:t>Budget</w:t>
      </w:r>
    </w:p>
    <w:p w14:paraId="62E7E966" w14:textId="46893FAE" w:rsidR="00977869" w:rsidRDefault="00977869" w:rsidP="00A210AA">
      <w:pPr>
        <w:pStyle w:val="ListParagraph"/>
        <w:ind w:left="1080"/>
        <w:rPr>
          <w:rFonts w:ascii="Cambria" w:hAnsi="Cambria" w:cs="Calibri"/>
          <w:sz w:val="22"/>
        </w:rPr>
      </w:pPr>
    </w:p>
    <w:p w14:paraId="435E216A" w14:textId="37CCFD32" w:rsidR="001E77FF" w:rsidRDefault="001E77FF" w:rsidP="001E77FF">
      <w:pPr>
        <w:pStyle w:val="NormalWeb"/>
        <w:shd w:val="clear" w:color="auto" w:fill="FFFFFF"/>
        <w:spacing w:before="0" w:beforeAutospacing="0" w:after="150" w:afterAutospacing="0"/>
        <w:rPr>
          <w:rFonts w:ascii="Cambria" w:hAnsi="Cambria" w:cs="Arial"/>
          <w:color w:val="333333"/>
          <w:sz w:val="22"/>
        </w:rPr>
      </w:pPr>
      <w:r w:rsidRPr="001E77FF">
        <w:rPr>
          <w:rFonts w:ascii="Cambria" w:hAnsi="Cambria"/>
          <w:color w:val="000000"/>
          <w:sz w:val="20"/>
          <w:szCs w:val="22"/>
          <w:shd w:val="clear" w:color="auto" w:fill="FFFFFF"/>
        </w:rPr>
        <w:t xml:space="preserve"> </w:t>
      </w:r>
      <w:r w:rsidRPr="001E77FF">
        <w:rPr>
          <w:rFonts w:ascii="Cambria" w:hAnsi="Cambria" w:cs="Arial"/>
          <w:color w:val="333333"/>
          <w:sz w:val="22"/>
        </w:rPr>
        <w:t xml:space="preserve">The State of Illinois' Fiscal Year 2022 budget plan for both operations and capital is contained in SB2800, along with SB2017, the budget implementation bill. </w:t>
      </w:r>
      <w:r>
        <w:rPr>
          <w:rFonts w:ascii="Cambria" w:hAnsi="Cambria" w:cs="Arial"/>
          <w:color w:val="333333"/>
          <w:sz w:val="22"/>
        </w:rPr>
        <w:t xml:space="preserve"> </w:t>
      </w:r>
      <w:r w:rsidRPr="001E77FF">
        <w:rPr>
          <w:rFonts w:ascii="Cambria" w:hAnsi="Cambria" w:cs="Arial"/>
          <w:color w:val="333333"/>
          <w:sz w:val="22"/>
        </w:rPr>
        <w:t xml:space="preserve">The Fiscal Year 2022 General Funds budget plan reflects $42.3 billion in base spending. The budget funds additional investments in the areas of education and human services while fully funding the Fiscal Year 2022 certified pension contributions and continuing progress on debt repayments. </w:t>
      </w:r>
    </w:p>
    <w:p w14:paraId="34F4271B" w14:textId="77777777" w:rsidR="00DD2522" w:rsidRDefault="005C3855" w:rsidP="001E77FF">
      <w:pPr>
        <w:pStyle w:val="NormalWeb"/>
        <w:shd w:val="clear" w:color="auto" w:fill="FFFFFF"/>
        <w:spacing w:before="0" w:beforeAutospacing="0" w:after="150" w:afterAutospacing="0"/>
        <w:rPr>
          <w:rFonts w:ascii="Cambria" w:hAnsi="Cambria" w:cs="Arial"/>
          <w:color w:val="333333"/>
          <w:sz w:val="22"/>
        </w:rPr>
      </w:pPr>
      <w:r>
        <w:rPr>
          <w:rFonts w:ascii="Cambria" w:hAnsi="Cambria" w:cs="Arial"/>
          <w:color w:val="333333"/>
          <w:sz w:val="22"/>
        </w:rPr>
        <w:t>The operating budget is found here:</w:t>
      </w:r>
    </w:p>
    <w:p w14:paraId="26D571FB" w14:textId="6483F252" w:rsidR="005C3855" w:rsidRDefault="00211189" w:rsidP="001E77FF">
      <w:pPr>
        <w:pStyle w:val="NormalWeb"/>
        <w:shd w:val="clear" w:color="auto" w:fill="FFFFFF"/>
        <w:spacing w:before="0" w:beforeAutospacing="0" w:after="150" w:afterAutospacing="0"/>
        <w:rPr>
          <w:rFonts w:ascii="Cambria" w:hAnsi="Cambria" w:cs="Arial"/>
          <w:color w:val="333333"/>
          <w:sz w:val="22"/>
        </w:rPr>
      </w:pPr>
      <w:hyperlink r:id="rId9" w:history="1">
        <w:r w:rsidR="005C3855" w:rsidRPr="001A4479">
          <w:rPr>
            <w:rStyle w:val="Hyperlink"/>
            <w:rFonts w:ascii="Cambria" w:hAnsi="Cambria" w:cs="Arial"/>
            <w:sz w:val="22"/>
          </w:rPr>
          <w:t>https://www2.illinois.gov/sites/budget/Documents/Budget%20Book/FY2022-Budget-Book/Fiscal-Year-2022-Operating-Budget.pdf</w:t>
        </w:r>
      </w:hyperlink>
      <w:r w:rsidR="005C3855">
        <w:rPr>
          <w:rFonts w:ascii="Cambria" w:hAnsi="Cambria" w:cs="Arial"/>
          <w:color w:val="333333"/>
          <w:sz w:val="22"/>
        </w:rPr>
        <w:t xml:space="preserve"> </w:t>
      </w:r>
    </w:p>
    <w:p w14:paraId="7173707C" w14:textId="1B062D46" w:rsidR="009A24FB" w:rsidRDefault="009A24FB" w:rsidP="009A24FB">
      <w:pPr>
        <w:pStyle w:val="ListParagraph"/>
        <w:ind w:left="1080"/>
        <w:rPr>
          <w:rFonts w:ascii="Cambria" w:hAnsi="Cambria"/>
        </w:rPr>
      </w:pPr>
    </w:p>
    <w:p w14:paraId="2A1911EA" w14:textId="77777777" w:rsidR="00DD2522" w:rsidRDefault="00DD2522" w:rsidP="00DD2522">
      <w:pPr>
        <w:rPr>
          <w:rFonts w:ascii="Cambria" w:hAnsi="Cambria" w:cstheme="minorHAnsi"/>
          <w:color w:val="000000"/>
          <w:sz w:val="22"/>
          <w:szCs w:val="22"/>
          <w:shd w:val="clear" w:color="auto" w:fill="FFFFFF"/>
        </w:rPr>
      </w:pPr>
      <w:r>
        <w:rPr>
          <w:rFonts w:ascii="Cambria" w:hAnsi="Cambria" w:cstheme="minorHAnsi"/>
          <w:color w:val="000000"/>
          <w:sz w:val="22"/>
          <w:szCs w:val="22"/>
          <w:shd w:val="clear" w:color="auto" w:fill="FFFFFF"/>
        </w:rPr>
        <w:t>Fiscal year 2022 State of Illinois Budget Highlights are found here:</w:t>
      </w:r>
    </w:p>
    <w:p w14:paraId="53F4AF61" w14:textId="463AADA9" w:rsidR="00DD2522" w:rsidRPr="001E77FF" w:rsidRDefault="00211189" w:rsidP="00DD2522">
      <w:pPr>
        <w:rPr>
          <w:rFonts w:ascii="Cambria" w:hAnsi="Cambria"/>
          <w:sz w:val="22"/>
        </w:rPr>
      </w:pPr>
      <w:hyperlink r:id="rId10" w:history="1">
        <w:r w:rsidR="00DD2522" w:rsidRPr="001E77FF">
          <w:rPr>
            <w:rStyle w:val="Hyperlink"/>
            <w:rFonts w:ascii="Cambria" w:hAnsi="Cambria"/>
            <w:sz w:val="22"/>
          </w:rPr>
          <w:t>https://www2.illinois.gov/sites/budget/Pages/default.aspx</w:t>
        </w:r>
      </w:hyperlink>
    </w:p>
    <w:p w14:paraId="57038BED" w14:textId="77777777" w:rsidR="00DD2522" w:rsidRPr="001E77FF" w:rsidRDefault="00DD2522" w:rsidP="009A24FB">
      <w:pPr>
        <w:pStyle w:val="ListParagraph"/>
        <w:ind w:left="1080"/>
        <w:rPr>
          <w:rFonts w:ascii="Cambria" w:hAnsi="Cambria"/>
        </w:rPr>
      </w:pPr>
    </w:p>
    <w:p w14:paraId="32789D44" w14:textId="77777777" w:rsidR="008A421A" w:rsidRPr="008A421A" w:rsidRDefault="008A421A" w:rsidP="008A421A">
      <w:pPr>
        <w:pStyle w:val="NormalWeb"/>
        <w:shd w:val="clear" w:color="auto" w:fill="FFFFFF"/>
        <w:spacing w:before="0" w:beforeAutospacing="0" w:after="150" w:afterAutospacing="0"/>
        <w:rPr>
          <w:rFonts w:ascii="Cambria" w:hAnsi="Cambria" w:cs="Arial"/>
          <w:color w:val="333333"/>
          <w:sz w:val="22"/>
        </w:rPr>
      </w:pPr>
      <w:r w:rsidRPr="008A421A">
        <w:rPr>
          <w:rStyle w:val="Strong"/>
          <w:rFonts w:ascii="Cambria" w:hAnsi="Cambria" w:cs="Arial"/>
          <w:color w:val="333333"/>
          <w:sz w:val="22"/>
        </w:rPr>
        <w:t>Higher Education:</w:t>
      </w:r>
    </w:p>
    <w:p w14:paraId="71829098" w14:textId="57E9CD4F" w:rsidR="008A421A" w:rsidRDefault="00DD2522" w:rsidP="001878C8">
      <w:pPr>
        <w:pStyle w:val="NormalWeb"/>
        <w:numPr>
          <w:ilvl w:val="0"/>
          <w:numId w:val="15"/>
        </w:numPr>
        <w:shd w:val="clear" w:color="auto" w:fill="FFFFFF"/>
        <w:spacing w:before="0" w:beforeAutospacing="0" w:after="150" w:afterAutospacing="0"/>
        <w:rPr>
          <w:rFonts w:ascii="Cambria" w:hAnsi="Cambria" w:cs="Arial"/>
          <w:color w:val="333333"/>
          <w:sz w:val="22"/>
        </w:rPr>
      </w:pPr>
      <w:r>
        <w:rPr>
          <w:rFonts w:ascii="Cambria" w:hAnsi="Cambria" w:cs="Arial"/>
          <w:color w:val="333333"/>
          <w:sz w:val="22"/>
        </w:rPr>
        <w:t xml:space="preserve">Preserves </w:t>
      </w:r>
      <w:r w:rsidR="008A421A" w:rsidRPr="008A421A">
        <w:rPr>
          <w:rFonts w:ascii="Cambria" w:hAnsi="Cambria" w:cs="Arial"/>
          <w:color w:val="333333"/>
          <w:sz w:val="22"/>
        </w:rPr>
        <w:t>op</w:t>
      </w:r>
      <w:r>
        <w:rPr>
          <w:rFonts w:ascii="Cambria" w:hAnsi="Cambria" w:cs="Arial"/>
          <w:color w:val="333333"/>
          <w:sz w:val="22"/>
        </w:rPr>
        <w:t>erational budgets for all state funded universities</w:t>
      </w:r>
      <w:r w:rsidR="008A421A">
        <w:rPr>
          <w:rFonts w:ascii="Cambria" w:hAnsi="Cambria" w:cs="Arial"/>
          <w:color w:val="333333"/>
          <w:sz w:val="22"/>
        </w:rPr>
        <w:t xml:space="preserve"> at $1.2 billion</w:t>
      </w:r>
      <w:r>
        <w:rPr>
          <w:rFonts w:ascii="Cambria" w:hAnsi="Cambria" w:cs="Arial"/>
          <w:color w:val="333333"/>
          <w:sz w:val="22"/>
        </w:rPr>
        <w:t xml:space="preserve"> total.</w:t>
      </w:r>
    </w:p>
    <w:p w14:paraId="07EC1249" w14:textId="5D3E6EBD" w:rsidR="008A421A" w:rsidRDefault="008A421A" w:rsidP="001878C8">
      <w:pPr>
        <w:pStyle w:val="NormalWeb"/>
        <w:numPr>
          <w:ilvl w:val="0"/>
          <w:numId w:val="15"/>
        </w:numPr>
        <w:shd w:val="clear" w:color="auto" w:fill="FFFFFF"/>
        <w:spacing w:before="0" w:beforeAutospacing="0" w:after="150" w:afterAutospacing="0"/>
        <w:rPr>
          <w:rFonts w:ascii="Cambria" w:hAnsi="Cambria" w:cs="Arial"/>
          <w:color w:val="333333"/>
          <w:sz w:val="22"/>
        </w:rPr>
      </w:pPr>
      <w:r w:rsidRPr="008A421A">
        <w:rPr>
          <w:rFonts w:ascii="Cambria" w:hAnsi="Cambria" w:cs="Arial"/>
          <w:color w:val="333333"/>
          <w:sz w:val="22"/>
        </w:rPr>
        <w:t>Increases funding to the Monetary Award Program (MAP) by $28.2 million</w:t>
      </w:r>
      <w:r>
        <w:rPr>
          <w:rFonts w:ascii="Cambria" w:hAnsi="Cambria" w:cs="Arial"/>
          <w:color w:val="333333"/>
          <w:sz w:val="22"/>
        </w:rPr>
        <w:t xml:space="preserve"> to $479.6 million</w:t>
      </w:r>
      <w:r w:rsidR="00DD2522">
        <w:rPr>
          <w:rFonts w:ascii="Cambria" w:hAnsi="Cambria" w:cs="Arial"/>
          <w:color w:val="333333"/>
          <w:sz w:val="22"/>
        </w:rPr>
        <w:t>.</w:t>
      </w:r>
    </w:p>
    <w:p w14:paraId="37FD23AA" w14:textId="29A7055B" w:rsidR="008A421A" w:rsidRDefault="008A421A" w:rsidP="001878C8">
      <w:pPr>
        <w:pStyle w:val="NormalWeb"/>
        <w:numPr>
          <w:ilvl w:val="0"/>
          <w:numId w:val="15"/>
        </w:numPr>
        <w:shd w:val="clear" w:color="auto" w:fill="FFFFFF"/>
        <w:spacing w:before="0" w:beforeAutospacing="0" w:after="150" w:afterAutospacing="0"/>
        <w:rPr>
          <w:rFonts w:ascii="Cambria" w:hAnsi="Cambria" w:cs="Arial"/>
          <w:color w:val="333333"/>
          <w:sz w:val="22"/>
        </w:rPr>
      </w:pPr>
      <w:r w:rsidRPr="008A421A">
        <w:rPr>
          <w:rFonts w:ascii="Cambria" w:hAnsi="Cambria" w:cs="Arial"/>
          <w:color w:val="333333"/>
          <w:sz w:val="22"/>
        </w:rPr>
        <w:lastRenderedPageBreak/>
        <w:t>Includes $35 million for the fourth year of AIM HIGH, a merit-based scholarship program that is intended to help stem the outmigration of Illinois' high achieving students</w:t>
      </w:r>
      <w:r w:rsidR="00DD2522">
        <w:rPr>
          <w:rFonts w:ascii="Cambria" w:hAnsi="Cambria" w:cs="Arial"/>
          <w:color w:val="333333"/>
          <w:sz w:val="22"/>
        </w:rPr>
        <w:t>.</w:t>
      </w:r>
    </w:p>
    <w:p w14:paraId="52C5B9A4" w14:textId="5402ECEE" w:rsidR="009A24FB" w:rsidRDefault="008A421A" w:rsidP="001878C8">
      <w:pPr>
        <w:pStyle w:val="NormalWeb"/>
        <w:numPr>
          <w:ilvl w:val="0"/>
          <w:numId w:val="15"/>
        </w:numPr>
        <w:shd w:val="clear" w:color="auto" w:fill="FFFFFF"/>
        <w:spacing w:before="0" w:beforeAutospacing="0" w:after="150" w:afterAutospacing="0"/>
        <w:rPr>
          <w:rFonts w:ascii="Cambria" w:hAnsi="Cambria" w:cs="Arial"/>
          <w:color w:val="333333"/>
          <w:sz w:val="22"/>
        </w:rPr>
      </w:pPr>
      <w:r w:rsidRPr="008A421A">
        <w:rPr>
          <w:rFonts w:ascii="Cambria" w:hAnsi="Cambria" w:cs="Arial"/>
          <w:color w:val="333333"/>
          <w:sz w:val="22"/>
        </w:rPr>
        <w:t>Includes federal pandemic aid for higher education agencies, including $44 million at IBHE, $37 million at the ICCB and $7 million at ISAC to enhance programs for higher education students</w:t>
      </w:r>
      <w:r w:rsidR="00232FA7">
        <w:rPr>
          <w:rFonts w:ascii="Cambria" w:hAnsi="Cambria" w:cs="Arial"/>
          <w:color w:val="333333"/>
          <w:sz w:val="22"/>
        </w:rPr>
        <w:t>.</w:t>
      </w:r>
    </w:p>
    <w:p w14:paraId="6B60FD4C" w14:textId="17314D8F" w:rsidR="00232FA7" w:rsidRPr="00232FA7" w:rsidRDefault="00211189" w:rsidP="001878C8">
      <w:pPr>
        <w:pStyle w:val="NormalWeb"/>
        <w:numPr>
          <w:ilvl w:val="0"/>
          <w:numId w:val="15"/>
        </w:numPr>
        <w:spacing w:before="0" w:beforeAutospacing="0" w:after="0" w:afterAutospacing="0"/>
        <w:jc w:val="both"/>
        <w:textAlignment w:val="baseline"/>
        <w:rPr>
          <w:rFonts w:ascii="Cambria" w:hAnsi="Cambria" w:cs="Calibri"/>
          <w:b/>
          <w:bCs/>
          <w:color w:val="000000"/>
          <w:sz w:val="22"/>
          <w:szCs w:val="22"/>
        </w:rPr>
      </w:pPr>
      <w:hyperlink r:id="rId11" w:history="1">
        <w:r w:rsidR="00232FA7" w:rsidRPr="00232FA7">
          <w:rPr>
            <w:rStyle w:val="Hyperlink"/>
            <w:rFonts w:ascii="Cambria" w:hAnsi="Cambria" w:cstheme="minorHAnsi"/>
            <w:b/>
            <w:bCs/>
            <w:sz w:val="22"/>
            <w:szCs w:val="22"/>
          </w:rPr>
          <w:t>SB815</w:t>
        </w:r>
      </w:hyperlink>
      <w:r w:rsidR="00232FA7">
        <w:rPr>
          <w:rFonts w:ascii="Cambria" w:hAnsi="Cambria" w:cs="Calibri"/>
          <w:b/>
          <w:bCs/>
          <w:color w:val="000000"/>
          <w:sz w:val="22"/>
          <w:szCs w:val="22"/>
        </w:rPr>
        <w:t xml:space="preserve"> </w:t>
      </w:r>
      <w:r w:rsidR="00232FA7" w:rsidRPr="00232FA7">
        <w:rPr>
          <w:rFonts w:ascii="Cambria" w:hAnsi="Cambria" w:cs="Calibri"/>
          <w:b/>
          <w:bCs/>
          <w:color w:val="000000"/>
          <w:sz w:val="22"/>
          <w:szCs w:val="22"/>
        </w:rPr>
        <w:t>Higher Education Funding Formula-Passed both Houses</w:t>
      </w:r>
    </w:p>
    <w:p w14:paraId="0F483B35" w14:textId="6CC61084" w:rsidR="00232FA7" w:rsidRPr="00232FA7" w:rsidRDefault="00232FA7" w:rsidP="00232FA7">
      <w:pPr>
        <w:pStyle w:val="NormalWeb"/>
        <w:spacing w:before="0" w:beforeAutospacing="0" w:after="0" w:afterAutospacing="0"/>
        <w:ind w:left="720"/>
        <w:jc w:val="both"/>
        <w:textAlignment w:val="baseline"/>
        <w:rPr>
          <w:rFonts w:ascii="Cambria" w:hAnsi="Cambria" w:cs="Calibri"/>
          <w:b/>
          <w:bCs/>
          <w:color w:val="000000"/>
          <w:sz w:val="22"/>
          <w:szCs w:val="22"/>
        </w:rPr>
      </w:pPr>
      <w:r w:rsidRPr="00232FA7">
        <w:rPr>
          <w:rFonts w:ascii="Cambria" w:hAnsi="Cambria" w:cs="Calibri"/>
          <w:color w:val="000000"/>
          <w:sz w:val="22"/>
          <w:szCs w:val="22"/>
        </w:rPr>
        <w:t xml:space="preserve">U of I opposed a draft bill that would create a funding formula for higher education based only on </w:t>
      </w:r>
      <w:r w:rsidR="00CA423C">
        <w:rPr>
          <w:rFonts w:ascii="Cambria" w:hAnsi="Cambria" w:cs="Calibri"/>
          <w:color w:val="000000"/>
          <w:sz w:val="22"/>
          <w:szCs w:val="22"/>
        </w:rPr>
        <w:t xml:space="preserve">access and </w:t>
      </w:r>
      <w:r w:rsidRPr="00232FA7">
        <w:rPr>
          <w:rFonts w:ascii="Cambria" w:hAnsi="Cambria" w:cs="Calibri"/>
          <w:color w:val="000000"/>
          <w:sz w:val="22"/>
          <w:szCs w:val="22"/>
        </w:rPr>
        <w:t xml:space="preserve">equity. </w:t>
      </w:r>
      <w:r w:rsidR="00CA423C">
        <w:rPr>
          <w:rFonts w:ascii="Cambria" w:hAnsi="Cambria" w:cs="Calibri"/>
          <w:color w:val="000000"/>
          <w:sz w:val="22"/>
          <w:szCs w:val="22"/>
        </w:rPr>
        <w:t xml:space="preserve"> Government Relations</w:t>
      </w:r>
      <w:r w:rsidRPr="00232FA7">
        <w:rPr>
          <w:rFonts w:ascii="Cambria" w:hAnsi="Cambria" w:cs="Calibri"/>
          <w:color w:val="000000"/>
          <w:sz w:val="22"/>
          <w:szCs w:val="22"/>
        </w:rPr>
        <w:t xml:space="preserve"> worked with the </w:t>
      </w:r>
      <w:r w:rsidR="00CA423C">
        <w:rPr>
          <w:rFonts w:ascii="Cambria" w:hAnsi="Cambria" w:cs="Calibri"/>
          <w:color w:val="000000"/>
          <w:sz w:val="22"/>
          <w:szCs w:val="22"/>
        </w:rPr>
        <w:t xml:space="preserve">bill’s </w:t>
      </w:r>
      <w:r w:rsidRPr="00232FA7">
        <w:rPr>
          <w:rFonts w:ascii="Cambria" w:hAnsi="Cambria" w:cs="Calibri"/>
          <w:color w:val="000000"/>
          <w:sz w:val="22"/>
          <w:szCs w:val="22"/>
        </w:rPr>
        <w:t>sponsor to amend the language to create a commission with broad representation to look at a funding formula for higher education based on a number of different metrics, including equity, research, graduate and professional students, healthcare, innovation and economic development</w:t>
      </w:r>
      <w:r w:rsidR="00CA423C">
        <w:rPr>
          <w:rFonts w:ascii="Cambria" w:hAnsi="Cambria" w:cs="Calibri"/>
          <w:color w:val="000000"/>
          <w:sz w:val="22"/>
          <w:szCs w:val="22"/>
        </w:rPr>
        <w:t>, which more broadly encompasses the totality of our mission</w:t>
      </w:r>
      <w:r w:rsidRPr="00232FA7">
        <w:rPr>
          <w:rFonts w:ascii="Cambria" w:hAnsi="Cambria" w:cs="Calibri"/>
          <w:color w:val="000000"/>
          <w:sz w:val="22"/>
          <w:szCs w:val="22"/>
        </w:rPr>
        <w:t xml:space="preserve">. </w:t>
      </w:r>
    </w:p>
    <w:p w14:paraId="3F10B4E2" w14:textId="77777777" w:rsidR="001E77FF" w:rsidRPr="001D7046" w:rsidRDefault="001E77FF" w:rsidP="00CD3F23">
      <w:pPr>
        <w:rPr>
          <w:rFonts w:ascii="Cambria" w:hAnsi="Cambria" w:cstheme="minorHAnsi"/>
          <w:i/>
          <w:sz w:val="22"/>
          <w:szCs w:val="22"/>
        </w:rPr>
      </w:pPr>
    </w:p>
    <w:p w14:paraId="72C5A39B" w14:textId="77777777" w:rsidR="000F0831" w:rsidRDefault="000F0831" w:rsidP="001D7046">
      <w:pPr>
        <w:pStyle w:val="ListParagraph"/>
        <w:numPr>
          <w:ilvl w:val="0"/>
          <w:numId w:val="3"/>
        </w:numPr>
        <w:rPr>
          <w:rFonts w:ascii="Cambria" w:hAnsi="Cambria" w:cs="Calibri"/>
          <w:sz w:val="22"/>
          <w:szCs w:val="22"/>
        </w:rPr>
      </w:pPr>
      <w:r w:rsidRPr="000F0831">
        <w:rPr>
          <w:rFonts w:ascii="Cambria" w:hAnsi="Cambria" w:cs="Calibri"/>
          <w:sz w:val="22"/>
          <w:szCs w:val="22"/>
        </w:rPr>
        <w:t xml:space="preserve">The allocations to the University of Illinois are based on the General Assembly action on May 31st and signed by the Governor on June 17th.  The bill is now PA102-0017 and includes final income fund estimates.  </w:t>
      </w:r>
    </w:p>
    <w:p w14:paraId="614CFEFA" w14:textId="77777777" w:rsidR="000F0831" w:rsidRDefault="000F0831" w:rsidP="000F0831">
      <w:pPr>
        <w:pStyle w:val="ListParagraph"/>
        <w:ind w:left="1080"/>
        <w:rPr>
          <w:rFonts w:ascii="Cambria" w:hAnsi="Cambria" w:cs="Calibri"/>
          <w:sz w:val="22"/>
          <w:szCs w:val="22"/>
        </w:rPr>
      </w:pPr>
    </w:p>
    <w:p w14:paraId="2AE9D9D4" w14:textId="77777777" w:rsidR="000F0831" w:rsidRDefault="000F0831" w:rsidP="001D7046">
      <w:pPr>
        <w:pStyle w:val="ListParagraph"/>
        <w:numPr>
          <w:ilvl w:val="0"/>
          <w:numId w:val="3"/>
        </w:numPr>
        <w:rPr>
          <w:rFonts w:ascii="Cambria" w:hAnsi="Cambria" w:cs="Calibri"/>
          <w:sz w:val="22"/>
          <w:szCs w:val="22"/>
        </w:rPr>
      </w:pPr>
      <w:r w:rsidRPr="000F0831">
        <w:rPr>
          <w:rFonts w:ascii="Cambria" w:hAnsi="Cambria" w:cs="Calibri"/>
          <w:sz w:val="22"/>
          <w:szCs w:val="22"/>
        </w:rPr>
        <w:t>Overall, the total system’s E</w:t>
      </w:r>
      <w:r>
        <w:rPr>
          <w:rFonts w:ascii="Cambria" w:hAnsi="Cambria" w:cs="Calibri"/>
          <w:sz w:val="22"/>
          <w:szCs w:val="22"/>
        </w:rPr>
        <w:t xml:space="preserve">ducational </w:t>
      </w:r>
      <w:r w:rsidRPr="000F0831">
        <w:rPr>
          <w:rFonts w:ascii="Cambria" w:hAnsi="Cambria" w:cs="Calibri"/>
          <w:sz w:val="22"/>
          <w:szCs w:val="22"/>
        </w:rPr>
        <w:t>A</w:t>
      </w:r>
      <w:r>
        <w:rPr>
          <w:rFonts w:ascii="Cambria" w:hAnsi="Cambria" w:cs="Calibri"/>
          <w:sz w:val="22"/>
          <w:szCs w:val="22"/>
        </w:rPr>
        <w:t xml:space="preserve">ssistance </w:t>
      </w:r>
      <w:r w:rsidRPr="000F0831">
        <w:rPr>
          <w:rFonts w:ascii="Cambria" w:hAnsi="Cambria" w:cs="Calibri"/>
          <w:sz w:val="22"/>
          <w:szCs w:val="22"/>
        </w:rPr>
        <w:t>F</w:t>
      </w:r>
      <w:r>
        <w:rPr>
          <w:rFonts w:ascii="Cambria" w:hAnsi="Cambria" w:cs="Calibri"/>
          <w:sz w:val="22"/>
          <w:szCs w:val="22"/>
        </w:rPr>
        <w:t>und (EAF)</w:t>
      </w:r>
      <w:r w:rsidRPr="000F0831">
        <w:rPr>
          <w:rFonts w:ascii="Cambria" w:hAnsi="Cambria" w:cs="Calibri"/>
          <w:sz w:val="22"/>
          <w:szCs w:val="22"/>
        </w:rPr>
        <w:t xml:space="preserve"> and G</w:t>
      </w:r>
      <w:r>
        <w:rPr>
          <w:rFonts w:ascii="Cambria" w:hAnsi="Cambria" w:cs="Calibri"/>
          <w:sz w:val="22"/>
          <w:szCs w:val="22"/>
        </w:rPr>
        <w:t xml:space="preserve">eneral </w:t>
      </w:r>
      <w:r w:rsidRPr="000F0831">
        <w:rPr>
          <w:rFonts w:ascii="Cambria" w:hAnsi="Cambria" w:cs="Calibri"/>
          <w:sz w:val="22"/>
          <w:szCs w:val="22"/>
        </w:rPr>
        <w:t>R</w:t>
      </w:r>
      <w:r>
        <w:rPr>
          <w:rFonts w:ascii="Cambria" w:hAnsi="Cambria" w:cs="Calibri"/>
          <w:sz w:val="22"/>
          <w:szCs w:val="22"/>
        </w:rPr>
        <w:t xml:space="preserve">evenue </w:t>
      </w:r>
      <w:r w:rsidRPr="000F0831">
        <w:rPr>
          <w:rFonts w:ascii="Cambria" w:hAnsi="Cambria" w:cs="Calibri"/>
          <w:sz w:val="22"/>
          <w:szCs w:val="22"/>
        </w:rPr>
        <w:t>F</w:t>
      </w:r>
      <w:r>
        <w:rPr>
          <w:rFonts w:ascii="Cambria" w:hAnsi="Cambria" w:cs="Calibri"/>
          <w:sz w:val="22"/>
          <w:szCs w:val="22"/>
        </w:rPr>
        <w:t>und (GRF)</w:t>
      </w:r>
      <w:r w:rsidRPr="000F0831">
        <w:rPr>
          <w:rFonts w:ascii="Cambria" w:hAnsi="Cambria" w:cs="Calibri"/>
          <w:sz w:val="22"/>
          <w:szCs w:val="22"/>
        </w:rPr>
        <w:t xml:space="preserve"> budget remained at</w:t>
      </w:r>
      <w:r>
        <w:rPr>
          <w:rFonts w:ascii="Cambria" w:hAnsi="Cambria" w:cs="Calibri"/>
          <w:sz w:val="22"/>
          <w:szCs w:val="22"/>
        </w:rPr>
        <w:t xml:space="preserve"> the</w:t>
      </w:r>
      <w:r w:rsidRPr="000F0831">
        <w:rPr>
          <w:rFonts w:ascii="Cambria" w:hAnsi="Cambria" w:cs="Calibri"/>
          <w:sz w:val="22"/>
          <w:szCs w:val="22"/>
        </w:rPr>
        <w:t xml:space="preserve"> FY 2021 level of $622 million, with</w:t>
      </w:r>
      <w:r>
        <w:rPr>
          <w:rFonts w:ascii="Cambria" w:hAnsi="Cambria" w:cs="Calibri"/>
          <w:sz w:val="22"/>
          <w:szCs w:val="22"/>
        </w:rPr>
        <w:t xml:space="preserve"> a $25 thousand increase for UIC’s</w:t>
      </w:r>
      <w:r w:rsidRPr="000F0831">
        <w:rPr>
          <w:rFonts w:ascii="Cambria" w:hAnsi="Cambria" w:cs="Calibri"/>
          <w:sz w:val="22"/>
          <w:szCs w:val="22"/>
        </w:rPr>
        <w:t xml:space="preserve"> Hispanic Center for Excellence (HCOE). </w:t>
      </w:r>
    </w:p>
    <w:p w14:paraId="39DDF47D" w14:textId="77777777" w:rsidR="000F0831" w:rsidRPr="000F0831" w:rsidRDefault="000F0831" w:rsidP="000F0831">
      <w:pPr>
        <w:pStyle w:val="ListParagraph"/>
        <w:rPr>
          <w:rFonts w:ascii="Cambria" w:hAnsi="Cambria" w:cs="Calibri"/>
          <w:sz w:val="22"/>
          <w:szCs w:val="22"/>
        </w:rPr>
      </w:pPr>
    </w:p>
    <w:p w14:paraId="50E5DDAC" w14:textId="558EA87D" w:rsidR="000F0831" w:rsidRDefault="000F0831" w:rsidP="000F0831">
      <w:pPr>
        <w:pStyle w:val="ListParagraph"/>
        <w:numPr>
          <w:ilvl w:val="1"/>
          <w:numId w:val="3"/>
        </w:numPr>
        <w:rPr>
          <w:rFonts w:ascii="Cambria" w:hAnsi="Cambria" w:cs="Calibri"/>
          <w:sz w:val="22"/>
          <w:szCs w:val="22"/>
        </w:rPr>
      </w:pPr>
      <w:r w:rsidRPr="000F0831">
        <w:rPr>
          <w:rFonts w:ascii="Cambria" w:hAnsi="Cambria" w:cs="Calibri"/>
          <w:sz w:val="22"/>
          <w:szCs w:val="22"/>
        </w:rPr>
        <w:t xml:space="preserve">Under the FY 2022 budget agreement, total funding from EAF appropriation for the System is $566.4 million and GRF remains at $55.7 million.  </w:t>
      </w:r>
    </w:p>
    <w:p w14:paraId="10C21A58" w14:textId="1174E9CE" w:rsidR="000D637D" w:rsidRPr="000D637D" w:rsidRDefault="000D637D" w:rsidP="000D637D">
      <w:pPr>
        <w:pStyle w:val="ListParagraph"/>
        <w:numPr>
          <w:ilvl w:val="1"/>
          <w:numId w:val="3"/>
        </w:numPr>
        <w:rPr>
          <w:rFonts w:ascii="Cambria" w:hAnsi="Cambria" w:cs="Calibri"/>
          <w:sz w:val="22"/>
          <w:szCs w:val="22"/>
        </w:rPr>
      </w:pPr>
      <w:r w:rsidRPr="000D637D">
        <w:rPr>
          <w:rFonts w:ascii="Cambria" w:hAnsi="Cambria" w:cs="Calibri"/>
          <w:sz w:val="22"/>
          <w:szCs w:val="22"/>
        </w:rPr>
        <w:t xml:space="preserve">The budget allocations </w:t>
      </w:r>
      <w:r>
        <w:rPr>
          <w:rFonts w:ascii="Cambria" w:hAnsi="Cambria" w:cs="Calibri"/>
          <w:sz w:val="22"/>
          <w:szCs w:val="22"/>
        </w:rPr>
        <w:t>include the state fund transfer</w:t>
      </w:r>
      <w:r w:rsidRPr="000D637D">
        <w:rPr>
          <w:rFonts w:ascii="Cambria" w:hAnsi="Cambria" w:cs="Calibri"/>
          <w:sz w:val="22"/>
          <w:szCs w:val="22"/>
        </w:rPr>
        <w:t xml:space="preserve"> related to the Contract Service office realignment </w:t>
      </w:r>
      <w:r>
        <w:rPr>
          <w:rFonts w:ascii="Cambria" w:hAnsi="Cambria" w:cs="Calibri"/>
          <w:sz w:val="22"/>
          <w:szCs w:val="22"/>
        </w:rPr>
        <w:t>under</w:t>
      </w:r>
      <w:r w:rsidRPr="000D637D">
        <w:rPr>
          <w:rFonts w:ascii="Cambria" w:hAnsi="Cambria" w:cs="Calibri"/>
          <w:sz w:val="22"/>
          <w:szCs w:val="22"/>
        </w:rPr>
        <w:t xml:space="preserve"> the </w:t>
      </w:r>
      <w:r>
        <w:rPr>
          <w:rFonts w:ascii="Cambria" w:hAnsi="Cambria" w:cs="Calibri"/>
          <w:sz w:val="22"/>
          <w:szCs w:val="22"/>
        </w:rPr>
        <w:t xml:space="preserve">UIC Purchasing office.  </w:t>
      </w:r>
    </w:p>
    <w:p w14:paraId="77620FF5" w14:textId="3D591560" w:rsidR="000F0831" w:rsidRDefault="000F0831" w:rsidP="000F0831">
      <w:pPr>
        <w:pStyle w:val="ListParagraph"/>
        <w:numPr>
          <w:ilvl w:val="1"/>
          <w:numId w:val="3"/>
        </w:numPr>
        <w:rPr>
          <w:rFonts w:ascii="Cambria" w:hAnsi="Cambria" w:cs="Calibri"/>
          <w:sz w:val="22"/>
          <w:szCs w:val="22"/>
        </w:rPr>
      </w:pPr>
      <w:r w:rsidRPr="000F0831">
        <w:rPr>
          <w:rFonts w:ascii="Cambria" w:hAnsi="Cambria" w:cs="Calibri"/>
          <w:sz w:val="22"/>
          <w:szCs w:val="22"/>
        </w:rPr>
        <w:t>The universities and U</w:t>
      </w:r>
      <w:r>
        <w:rPr>
          <w:rFonts w:ascii="Cambria" w:hAnsi="Cambria" w:cs="Calibri"/>
          <w:sz w:val="22"/>
          <w:szCs w:val="22"/>
        </w:rPr>
        <w:t>niversity System Office (USO)</w:t>
      </w:r>
      <w:r w:rsidRPr="000F0831">
        <w:rPr>
          <w:rFonts w:ascii="Cambria" w:hAnsi="Cambria" w:cs="Calibri"/>
          <w:sz w:val="22"/>
          <w:szCs w:val="22"/>
        </w:rPr>
        <w:t xml:space="preserve"> budgets were set using a methodology approved by the Chancellors and President beginn</w:t>
      </w:r>
      <w:r>
        <w:rPr>
          <w:rFonts w:ascii="Cambria" w:hAnsi="Cambria" w:cs="Calibri"/>
          <w:sz w:val="22"/>
          <w:szCs w:val="22"/>
        </w:rPr>
        <w:t xml:space="preserve">ing in FY 2019 and is shown below. </w:t>
      </w:r>
      <w:r w:rsidRPr="000F0831">
        <w:rPr>
          <w:rFonts w:ascii="Cambria" w:hAnsi="Cambria" w:cs="Calibri"/>
          <w:sz w:val="22"/>
          <w:szCs w:val="22"/>
        </w:rPr>
        <w:t>The only adjustments from FY 2021 levels were related to realignments and incremental funds for the HCOE.</w:t>
      </w:r>
    </w:p>
    <w:p w14:paraId="1D95CD3B" w14:textId="77777777" w:rsidR="00D4581B" w:rsidRDefault="00D4581B" w:rsidP="00D4581B">
      <w:pPr>
        <w:pStyle w:val="ListParagraph"/>
        <w:ind w:left="1800"/>
        <w:rPr>
          <w:rFonts w:ascii="Cambria" w:hAnsi="Cambria" w:cs="Calibri"/>
          <w:sz w:val="22"/>
          <w:szCs w:val="22"/>
        </w:rPr>
      </w:pPr>
    </w:p>
    <w:p w14:paraId="2A546A31" w14:textId="078AD3C4" w:rsidR="00D4581B" w:rsidRDefault="00D4581B" w:rsidP="00D4581B">
      <w:pPr>
        <w:pStyle w:val="ListParagraph"/>
        <w:numPr>
          <w:ilvl w:val="0"/>
          <w:numId w:val="3"/>
        </w:numPr>
        <w:rPr>
          <w:rFonts w:ascii="Cambria" w:hAnsi="Cambria" w:cs="Calibri"/>
          <w:sz w:val="22"/>
          <w:szCs w:val="22"/>
        </w:rPr>
      </w:pPr>
      <w:r>
        <w:rPr>
          <w:rFonts w:ascii="Cambria" w:hAnsi="Cambria" w:cs="Calibri"/>
          <w:sz w:val="22"/>
          <w:szCs w:val="22"/>
        </w:rPr>
        <w:t>UIC’s total state budget share is 38.06% of the total appropriation, including the Hospital’s portion</w:t>
      </w:r>
      <w:r w:rsidR="00227C5F">
        <w:rPr>
          <w:rFonts w:ascii="Cambria" w:hAnsi="Cambria" w:cs="Calibri"/>
          <w:sz w:val="22"/>
          <w:szCs w:val="22"/>
        </w:rPr>
        <w:t xml:space="preserve"> (shown in $ * 1,000):</w:t>
      </w:r>
    </w:p>
    <w:p w14:paraId="68807998" w14:textId="1EA6FC7A" w:rsidR="00882F69" w:rsidRDefault="000F0831" w:rsidP="000D637D">
      <w:pPr>
        <w:pStyle w:val="ListParagraph"/>
        <w:ind w:left="1800"/>
        <w:rPr>
          <w:rFonts w:ascii="Cambria" w:hAnsi="Cambria" w:cs="Calibri"/>
          <w:sz w:val="22"/>
          <w:szCs w:val="22"/>
        </w:rPr>
      </w:pPr>
      <w:r w:rsidRPr="000F0831">
        <w:rPr>
          <w:rFonts w:ascii="Cambria" w:hAnsi="Cambria" w:cs="Calibri"/>
          <w:sz w:val="22"/>
          <w:szCs w:val="22"/>
        </w:rPr>
        <w:t xml:space="preserve"> </w:t>
      </w:r>
    </w:p>
    <w:p w14:paraId="07309357" w14:textId="2077F0AF" w:rsidR="00D4581B" w:rsidRDefault="00D4581B" w:rsidP="000D637D">
      <w:pPr>
        <w:pStyle w:val="ListParagraph"/>
        <w:ind w:left="1800"/>
        <w:rPr>
          <w:rFonts w:ascii="Cambria" w:hAnsi="Cambria" w:cs="Calibri"/>
          <w:sz w:val="22"/>
          <w:szCs w:val="22"/>
        </w:rPr>
      </w:pPr>
      <w:r>
        <w:rPr>
          <w:rFonts w:ascii="Cambria" w:hAnsi="Cambria" w:cs="Calibri"/>
          <w:sz w:val="22"/>
          <w:szCs w:val="22"/>
        </w:rPr>
        <w:t>Special Line Items/Dedicated appropriations</w:t>
      </w:r>
      <w:r>
        <w:rPr>
          <w:rFonts w:ascii="Cambria" w:hAnsi="Cambria" w:cs="Calibri"/>
          <w:sz w:val="22"/>
          <w:szCs w:val="22"/>
        </w:rPr>
        <w:tab/>
      </w:r>
      <w:r>
        <w:rPr>
          <w:rFonts w:ascii="Cambria" w:hAnsi="Cambria" w:cs="Calibri"/>
          <w:sz w:val="22"/>
          <w:szCs w:val="22"/>
        </w:rPr>
        <w:tab/>
        <w:t xml:space="preserve">        $42,901.9</w:t>
      </w:r>
    </w:p>
    <w:p w14:paraId="25A36BA3" w14:textId="0D6D84A8" w:rsidR="00D4581B" w:rsidRDefault="00D4581B" w:rsidP="000D637D">
      <w:pPr>
        <w:pStyle w:val="ListParagraph"/>
        <w:ind w:left="1800"/>
        <w:rPr>
          <w:rFonts w:ascii="Cambria" w:hAnsi="Cambria" w:cs="Calibri"/>
          <w:sz w:val="22"/>
          <w:szCs w:val="22"/>
        </w:rPr>
      </w:pPr>
      <w:r>
        <w:rPr>
          <w:rFonts w:ascii="Cambria" w:hAnsi="Cambria" w:cs="Calibri"/>
          <w:sz w:val="22"/>
          <w:szCs w:val="22"/>
        </w:rPr>
        <w:t>General Funds</w:t>
      </w:r>
      <w:r>
        <w:rPr>
          <w:rFonts w:ascii="Cambria" w:hAnsi="Cambria" w:cs="Calibri"/>
          <w:sz w:val="22"/>
          <w:szCs w:val="22"/>
        </w:rPr>
        <w:tab/>
      </w:r>
      <w:r>
        <w:rPr>
          <w:rFonts w:ascii="Cambria" w:hAnsi="Cambria" w:cs="Calibri"/>
          <w:sz w:val="22"/>
          <w:szCs w:val="22"/>
        </w:rPr>
        <w:tab/>
      </w:r>
      <w:r>
        <w:rPr>
          <w:rFonts w:ascii="Cambria" w:hAnsi="Cambria" w:cs="Calibri"/>
          <w:sz w:val="22"/>
          <w:szCs w:val="22"/>
        </w:rPr>
        <w:tab/>
      </w:r>
      <w:r>
        <w:rPr>
          <w:rFonts w:ascii="Cambria" w:hAnsi="Cambria" w:cs="Calibri"/>
          <w:sz w:val="22"/>
          <w:szCs w:val="22"/>
        </w:rPr>
        <w:tab/>
      </w:r>
      <w:r>
        <w:rPr>
          <w:rFonts w:ascii="Cambria" w:hAnsi="Cambria" w:cs="Calibri"/>
          <w:sz w:val="22"/>
          <w:szCs w:val="22"/>
        </w:rPr>
        <w:tab/>
      </w:r>
      <w:r>
        <w:rPr>
          <w:rFonts w:ascii="Cambria" w:hAnsi="Cambria" w:cs="Calibri"/>
          <w:sz w:val="22"/>
          <w:szCs w:val="22"/>
        </w:rPr>
        <w:tab/>
        <w:t xml:space="preserve">     $ 193,453.1</w:t>
      </w:r>
    </w:p>
    <w:p w14:paraId="0190B97D" w14:textId="05CBA68E" w:rsidR="00D4581B" w:rsidRDefault="00D4581B" w:rsidP="000D637D">
      <w:pPr>
        <w:pStyle w:val="ListParagraph"/>
        <w:ind w:left="1800"/>
        <w:rPr>
          <w:rFonts w:ascii="Cambria" w:hAnsi="Cambria" w:cs="Calibri"/>
          <w:sz w:val="22"/>
          <w:szCs w:val="22"/>
        </w:rPr>
      </w:pPr>
      <w:r>
        <w:rPr>
          <w:rFonts w:ascii="Cambria" w:hAnsi="Cambria" w:cs="Calibri"/>
          <w:sz w:val="22"/>
          <w:szCs w:val="22"/>
        </w:rPr>
        <w:t>Realignment Allocations (Contract Services Office)</w:t>
      </w:r>
      <w:r>
        <w:rPr>
          <w:rFonts w:ascii="Cambria" w:hAnsi="Cambria" w:cs="Calibri"/>
          <w:sz w:val="22"/>
          <w:szCs w:val="22"/>
        </w:rPr>
        <w:tab/>
        <w:t xml:space="preserve">              $386.8</w:t>
      </w:r>
    </w:p>
    <w:p w14:paraId="76EDCAB7" w14:textId="03C5721A" w:rsidR="00D4581B" w:rsidRPr="00D4581B" w:rsidRDefault="00D4581B" w:rsidP="000D637D">
      <w:pPr>
        <w:pStyle w:val="ListParagraph"/>
        <w:ind w:left="1800"/>
        <w:rPr>
          <w:rFonts w:ascii="Cambria" w:hAnsi="Cambria" w:cs="Calibri"/>
          <w:sz w:val="22"/>
          <w:szCs w:val="22"/>
          <w:u w:val="single"/>
        </w:rPr>
      </w:pPr>
      <w:r w:rsidRPr="00D4581B">
        <w:rPr>
          <w:rFonts w:ascii="Cambria" w:hAnsi="Cambria" w:cs="Calibri"/>
          <w:sz w:val="22"/>
          <w:szCs w:val="22"/>
          <w:u w:val="single"/>
        </w:rPr>
        <w:t>Special Line Item Appropriation Increase</w:t>
      </w:r>
      <w:r w:rsidRPr="00D4581B">
        <w:rPr>
          <w:rFonts w:ascii="Cambria" w:hAnsi="Cambria" w:cs="Calibri"/>
          <w:sz w:val="22"/>
          <w:szCs w:val="22"/>
          <w:u w:val="single"/>
        </w:rPr>
        <w:tab/>
      </w:r>
      <w:r w:rsidRPr="00D4581B">
        <w:rPr>
          <w:rFonts w:ascii="Cambria" w:hAnsi="Cambria" w:cs="Calibri"/>
          <w:sz w:val="22"/>
          <w:szCs w:val="22"/>
          <w:u w:val="single"/>
        </w:rPr>
        <w:tab/>
      </w:r>
      <w:r w:rsidRPr="00D4581B">
        <w:rPr>
          <w:rFonts w:ascii="Cambria" w:hAnsi="Cambria" w:cs="Calibri"/>
          <w:sz w:val="22"/>
          <w:szCs w:val="22"/>
          <w:u w:val="single"/>
        </w:rPr>
        <w:tab/>
        <w:t xml:space="preserve">                 $25.0</w:t>
      </w:r>
      <w:r w:rsidRPr="00D4581B">
        <w:rPr>
          <w:rFonts w:ascii="Cambria" w:hAnsi="Cambria" w:cs="Calibri"/>
          <w:sz w:val="22"/>
          <w:szCs w:val="22"/>
          <w:u w:val="single"/>
        </w:rPr>
        <w:tab/>
      </w:r>
    </w:p>
    <w:p w14:paraId="3B9D8FD4" w14:textId="2E4DC25D" w:rsidR="00D4581B" w:rsidRDefault="00D4581B" w:rsidP="000D637D">
      <w:pPr>
        <w:pStyle w:val="ListParagraph"/>
        <w:ind w:left="1800"/>
        <w:rPr>
          <w:rFonts w:ascii="Cambria" w:hAnsi="Cambria" w:cs="Calibri"/>
          <w:sz w:val="22"/>
          <w:szCs w:val="22"/>
        </w:rPr>
      </w:pPr>
      <w:r>
        <w:rPr>
          <w:rFonts w:ascii="Cambria" w:hAnsi="Cambria" w:cs="Calibri"/>
          <w:sz w:val="22"/>
          <w:szCs w:val="22"/>
        </w:rPr>
        <w:t>FY2022 State Appropriation Base</w:t>
      </w:r>
      <w:r>
        <w:rPr>
          <w:rFonts w:ascii="Cambria" w:hAnsi="Cambria" w:cs="Calibri"/>
          <w:sz w:val="22"/>
          <w:szCs w:val="22"/>
        </w:rPr>
        <w:tab/>
      </w:r>
      <w:r>
        <w:rPr>
          <w:rFonts w:ascii="Cambria" w:hAnsi="Cambria" w:cs="Calibri"/>
          <w:sz w:val="22"/>
          <w:szCs w:val="22"/>
        </w:rPr>
        <w:tab/>
      </w:r>
      <w:r>
        <w:rPr>
          <w:rFonts w:ascii="Cambria" w:hAnsi="Cambria" w:cs="Calibri"/>
          <w:sz w:val="22"/>
          <w:szCs w:val="22"/>
        </w:rPr>
        <w:tab/>
      </w:r>
      <w:r>
        <w:rPr>
          <w:rFonts w:ascii="Cambria" w:hAnsi="Cambria" w:cs="Calibri"/>
          <w:sz w:val="22"/>
          <w:szCs w:val="22"/>
        </w:rPr>
        <w:tab/>
        <w:t xml:space="preserve">      $236,766.8</w:t>
      </w:r>
    </w:p>
    <w:p w14:paraId="6BED7524" w14:textId="77777777" w:rsidR="00D4581B" w:rsidRPr="000F0831" w:rsidRDefault="00D4581B" w:rsidP="000D637D">
      <w:pPr>
        <w:pStyle w:val="ListParagraph"/>
        <w:ind w:left="1800"/>
        <w:rPr>
          <w:rFonts w:ascii="Cambria" w:hAnsi="Cambria" w:cs="Calibri"/>
          <w:sz w:val="22"/>
          <w:szCs w:val="22"/>
        </w:rPr>
      </w:pPr>
    </w:p>
    <w:p w14:paraId="1FD0EB58" w14:textId="54D02FC7" w:rsidR="00407571" w:rsidRPr="001D7046" w:rsidRDefault="00407571" w:rsidP="000D637D">
      <w:pPr>
        <w:pStyle w:val="ListParagraph"/>
        <w:numPr>
          <w:ilvl w:val="0"/>
          <w:numId w:val="3"/>
        </w:numPr>
        <w:jc w:val="both"/>
        <w:rPr>
          <w:rFonts w:ascii="Cambria" w:hAnsi="Cambria" w:cs="Calibri"/>
          <w:sz w:val="22"/>
        </w:rPr>
      </w:pPr>
      <w:r w:rsidRPr="001D7046">
        <w:rPr>
          <w:rFonts w:ascii="Cambria" w:hAnsi="Cambria" w:cs="Calibri"/>
          <w:sz w:val="22"/>
        </w:rPr>
        <w:t xml:space="preserve">The </w:t>
      </w:r>
      <w:r w:rsidRPr="001D7046">
        <w:rPr>
          <w:rFonts w:ascii="Cambria" w:hAnsi="Cambria" w:cs="Calibri"/>
          <w:b/>
          <w:sz w:val="22"/>
        </w:rPr>
        <w:t>Hospital</w:t>
      </w:r>
      <w:r w:rsidR="008A510C" w:rsidRPr="001D7046">
        <w:rPr>
          <w:rFonts w:ascii="Cambria" w:hAnsi="Cambria" w:cs="Calibri"/>
          <w:sz w:val="22"/>
        </w:rPr>
        <w:t xml:space="preserve"> </w:t>
      </w:r>
      <w:r w:rsidR="005C204F" w:rsidRPr="001D7046">
        <w:rPr>
          <w:rFonts w:ascii="Cambria" w:hAnsi="Cambria" w:cs="Calibri"/>
          <w:sz w:val="22"/>
        </w:rPr>
        <w:t>state appropriation</w:t>
      </w:r>
      <w:r w:rsidR="008B751A" w:rsidRPr="001D7046">
        <w:rPr>
          <w:rFonts w:ascii="Cambria" w:hAnsi="Cambria" w:cs="Calibri"/>
          <w:sz w:val="22"/>
        </w:rPr>
        <w:t xml:space="preserve"> is unchanged at </w:t>
      </w:r>
      <w:r w:rsidR="000249F0" w:rsidRPr="001D7046">
        <w:rPr>
          <w:rFonts w:ascii="Cambria" w:hAnsi="Cambria" w:cs="Calibri"/>
          <w:sz w:val="22"/>
        </w:rPr>
        <w:t xml:space="preserve">$40,380,600. </w:t>
      </w:r>
      <w:r w:rsidR="000D637D">
        <w:rPr>
          <w:rFonts w:ascii="Cambria" w:hAnsi="Cambria" w:cs="Calibri"/>
          <w:sz w:val="22"/>
        </w:rPr>
        <w:t xml:space="preserve"> </w:t>
      </w:r>
      <w:r w:rsidR="000D637D" w:rsidRPr="000D637D">
        <w:rPr>
          <w:rFonts w:ascii="Cambria" w:hAnsi="Cambria" w:cs="Calibri"/>
          <w:sz w:val="22"/>
        </w:rPr>
        <w:t>The UIHHSS has an agreement with the State to transfer GRF funds to the Hospital Services Trust Fund.  As those MOU’s are completed, appropriate amounts will be transferred to the Hospital Services Trust Fund and any balances remaining on the $40.4 million appropriation shall be spent in accordance with the appropriation.</w:t>
      </w:r>
    </w:p>
    <w:p w14:paraId="30194DC2" w14:textId="77777777" w:rsidR="00882F69" w:rsidRPr="001D7046" w:rsidRDefault="00882F69" w:rsidP="00882F69">
      <w:pPr>
        <w:pStyle w:val="ListParagraph"/>
        <w:ind w:left="1080"/>
        <w:jc w:val="both"/>
        <w:rPr>
          <w:rFonts w:ascii="Cambria" w:hAnsi="Cambria" w:cs="Calibri"/>
          <w:sz w:val="22"/>
        </w:rPr>
      </w:pPr>
    </w:p>
    <w:p w14:paraId="06961304" w14:textId="65B6B42D" w:rsidR="00227C5F" w:rsidRPr="00A02608" w:rsidRDefault="00F90762" w:rsidP="00227C5F">
      <w:pPr>
        <w:pStyle w:val="ListParagraph"/>
        <w:numPr>
          <w:ilvl w:val="0"/>
          <w:numId w:val="3"/>
        </w:numPr>
        <w:jc w:val="both"/>
        <w:rPr>
          <w:rFonts w:ascii="Cambria" w:hAnsi="Cambria" w:cs="Calibri"/>
          <w:sz w:val="22"/>
        </w:rPr>
      </w:pPr>
      <w:r w:rsidRPr="00F90762">
        <w:rPr>
          <w:rFonts w:ascii="Cambria" w:hAnsi="Cambria" w:cs="Calibri"/>
          <w:b/>
          <w:sz w:val="22"/>
        </w:rPr>
        <w:lastRenderedPageBreak/>
        <w:t>Special Items.</w:t>
      </w:r>
      <w:r>
        <w:rPr>
          <w:rFonts w:ascii="Cambria" w:hAnsi="Cambria" w:cs="Calibri"/>
          <w:sz w:val="22"/>
        </w:rPr>
        <w:t xml:space="preserve">  </w:t>
      </w:r>
      <w:r w:rsidR="000F0831" w:rsidRPr="000F0831">
        <w:rPr>
          <w:rFonts w:ascii="Cambria" w:hAnsi="Cambria" w:cs="Calibri"/>
          <w:sz w:val="22"/>
        </w:rPr>
        <w:t>Funding for the legislative initiatives were held at FY 2021 levels, with the exception of the HCOE</w:t>
      </w:r>
      <w:r w:rsidR="000F0831">
        <w:rPr>
          <w:rFonts w:ascii="Cambria" w:hAnsi="Cambria" w:cs="Calibri"/>
          <w:sz w:val="22"/>
        </w:rPr>
        <w:t>:</w:t>
      </w:r>
    </w:p>
    <w:tbl>
      <w:tblPr>
        <w:tblStyle w:val="TableGrid"/>
        <w:tblW w:w="0" w:type="auto"/>
        <w:tblInd w:w="1080" w:type="dxa"/>
        <w:tblLook w:val="04A0" w:firstRow="1" w:lastRow="0" w:firstColumn="1" w:lastColumn="0" w:noHBand="0" w:noVBand="1"/>
      </w:tblPr>
      <w:tblGrid>
        <w:gridCol w:w="3415"/>
        <w:gridCol w:w="1980"/>
        <w:gridCol w:w="2250"/>
      </w:tblGrid>
      <w:tr w:rsidR="000F0831" w14:paraId="27BCCC9B" w14:textId="77777777" w:rsidTr="00CC1EFA">
        <w:tc>
          <w:tcPr>
            <w:tcW w:w="3415" w:type="dxa"/>
          </w:tcPr>
          <w:p w14:paraId="75E7F876" w14:textId="77777777" w:rsidR="000F0831" w:rsidRDefault="000F0831" w:rsidP="000F0831">
            <w:pPr>
              <w:pStyle w:val="ListParagraph"/>
              <w:ind w:left="0"/>
              <w:jc w:val="both"/>
              <w:rPr>
                <w:rFonts w:ascii="Cambria" w:hAnsi="Cambria" w:cs="Calibri"/>
                <w:sz w:val="22"/>
              </w:rPr>
            </w:pPr>
          </w:p>
        </w:tc>
        <w:tc>
          <w:tcPr>
            <w:tcW w:w="1980" w:type="dxa"/>
          </w:tcPr>
          <w:p w14:paraId="6A6D6D50" w14:textId="4A63635C" w:rsidR="000F0831" w:rsidRDefault="000F0831" w:rsidP="000F0831">
            <w:pPr>
              <w:pStyle w:val="ListParagraph"/>
              <w:ind w:left="0"/>
              <w:jc w:val="center"/>
              <w:rPr>
                <w:rFonts w:ascii="Cambria" w:hAnsi="Cambria" w:cs="Calibri"/>
                <w:sz w:val="22"/>
              </w:rPr>
            </w:pPr>
            <w:r>
              <w:rPr>
                <w:rFonts w:ascii="Cambria" w:hAnsi="Cambria" w:cs="Calibri"/>
                <w:sz w:val="22"/>
              </w:rPr>
              <w:t>FY2021</w:t>
            </w:r>
          </w:p>
          <w:p w14:paraId="5F33AAE5" w14:textId="4522FDBF" w:rsidR="000F0831" w:rsidRDefault="000F0831" w:rsidP="000F0831">
            <w:pPr>
              <w:pStyle w:val="ListParagraph"/>
              <w:ind w:left="0"/>
              <w:jc w:val="center"/>
              <w:rPr>
                <w:rFonts w:ascii="Cambria" w:hAnsi="Cambria" w:cs="Calibri"/>
                <w:sz w:val="22"/>
              </w:rPr>
            </w:pPr>
            <w:r>
              <w:rPr>
                <w:rFonts w:ascii="Cambria" w:hAnsi="Cambria" w:cs="Calibri"/>
                <w:sz w:val="22"/>
              </w:rPr>
              <w:t>($’s * 1,000)</w:t>
            </w:r>
          </w:p>
        </w:tc>
        <w:tc>
          <w:tcPr>
            <w:tcW w:w="2250" w:type="dxa"/>
          </w:tcPr>
          <w:p w14:paraId="050F5C4D" w14:textId="5A97F2A2" w:rsidR="000F0831" w:rsidRDefault="000F0831" w:rsidP="000F0831">
            <w:pPr>
              <w:pStyle w:val="ListParagraph"/>
              <w:ind w:left="0"/>
              <w:jc w:val="center"/>
              <w:rPr>
                <w:rFonts w:ascii="Cambria" w:hAnsi="Cambria" w:cs="Calibri"/>
                <w:sz w:val="22"/>
              </w:rPr>
            </w:pPr>
            <w:r>
              <w:rPr>
                <w:rFonts w:ascii="Cambria" w:hAnsi="Cambria" w:cs="Calibri"/>
                <w:sz w:val="22"/>
              </w:rPr>
              <w:t>FY2022</w:t>
            </w:r>
          </w:p>
          <w:p w14:paraId="38797CFD" w14:textId="3954B8BC" w:rsidR="000F0831" w:rsidRDefault="000F0831" w:rsidP="000F0831">
            <w:pPr>
              <w:pStyle w:val="ListParagraph"/>
              <w:ind w:left="0"/>
              <w:jc w:val="center"/>
              <w:rPr>
                <w:rFonts w:ascii="Cambria" w:hAnsi="Cambria" w:cs="Calibri"/>
                <w:sz w:val="22"/>
              </w:rPr>
            </w:pPr>
            <w:r>
              <w:rPr>
                <w:rFonts w:ascii="Cambria" w:hAnsi="Cambria" w:cs="Calibri"/>
                <w:sz w:val="22"/>
              </w:rPr>
              <w:t>($’s * 1,000)</w:t>
            </w:r>
          </w:p>
        </w:tc>
      </w:tr>
      <w:tr w:rsidR="000F0831" w14:paraId="63724FAF" w14:textId="77777777" w:rsidTr="00CC1EFA">
        <w:tc>
          <w:tcPr>
            <w:tcW w:w="3415" w:type="dxa"/>
          </w:tcPr>
          <w:p w14:paraId="11020FDB" w14:textId="2AF1D37F" w:rsidR="000F0831" w:rsidRDefault="000F0831" w:rsidP="000F0831">
            <w:pPr>
              <w:rPr>
                <w:rFonts w:ascii="Cambria" w:hAnsi="Cambria" w:cs="Calibri"/>
                <w:sz w:val="22"/>
              </w:rPr>
            </w:pPr>
            <w:r w:rsidRPr="000F0831">
              <w:rPr>
                <w:rFonts w:ascii="Cambria" w:hAnsi="Cambria" w:cs="Calibri"/>
                <w:sz w:val="22"/>
              </w:rPr>
              <w:t xml:space="preserve">Hispanic Center for Excellence </w:t>
            </w:r>
          </w:p>
        </w:tc>
        <w:tc>
          <w:tcPr>
            <w:tcW w:w="1980" w:type="dxa"/>
          </w:tcPr>
          <w:p w14:paraId="17270B38" w14:textId="17EB5332" w:rsidR="000F0831" w:rsidRDefault="000F0831" w:rsidP="000F0831">
            <w:pPr>
              <w:pStyle w:val="ListParagraph"/>
              <w:ind w:left="0"/>
              <w:jc w:val="center"/>
              <w:rPr>
                <w:rFonts w:ascii="Cambria" w:hAnsi="Cambria" w:cs="Calibri"/>
                <w:sz w:val="22"/>
              </w:rPr>
            </w:pPr>
            <w:r>
              <w:rPr>
                <w:rFonts w:ascii="Cambria" w:hAnsi="Cambria" w:cs="Calibri"/>
                <w:sz w:val="22"/>
              </w:rPr>
              <w:t>$673.8</w:t>
            </w:r>
          </w:p>
        </w:tc>
        <w:tc>
          <w:tcPr>
            <w:tcW w:w="2250" w:type="dxa"/>
          </w:tcPr>
          <w:p w14:paraId="4AACD4F3" w14:textId="64FF994F" w:rsidR="000F0831" w:rsidRDefault="000F0831" w:rsidP="000F0831">
            <w:pPr>
              <w:pStyle w:val="ListParagraph"/>
              <w:ind w:left="0"/>
              <w:jc w:val="center"/>
              <w:rPr>
                <w:rFonts w:ascii="Cambria" w:hAnsi="Cambria" w:cs="Calibri"/>
                <w:sz w:val="22"/>
              </w:rPr>
            </w:pPr>
            <w:r>
              <w:rPr>
                <w:rFonts w:ascii="Cambria" w:hAnsi="Cambria" w:cs="Calibri"/>
                <w:sz w:val="22"/>
              </w:rPr>
              <w:t>$698.8</w:t>
            </w:r>
            <w:r w:rsidR="00CC1EFA">
              <w:rPr>
                <w:rFonts w:ascii="Cambria" w:hAnsi="Cambria" w:cs="Calibri"/>
                <w:sz w:val="22"/>
              </w:rPr>
              <w:t xml:space="preserve"> (+$25.0)</w:t>
            </w:r>
          </w:p>
        </w:tc>
      </w:tr>
      <w:tr w:rsidR="000F0831" w14:paraId="0DDB2655" w14:textId="77777777" w:rsidTr="00CC1EFA">
        <w:tc>
          <w:tcPr>
            <w:tcW w:w="3415" w:type="dxa"/>
          </w:tcPr>
          <w:p w14:paraId="3367CB82" w14:textId="5909BE28" w:rsidR="000F0831" w:rsidRDefault="000F0831" w:rsidP="000F0831">
            <w:pPr>
              <w:rPr>
                <w:rFonts w:ascii="Cambria" w:hAnsi="Cambria" w:cs="Calibri"/>
                <w:sz w:val="22"/>
              </w:rPr>
            </w:pPr>
            <w:r w:rsidRPr="000F0831">
              <w:rPr>
                <w:rFonts w:ascii="Cambria" w:hAnsi="Cambria" w:cs="Calibri"/>
                <w:sz w:val="22"/>
              </w:rPr>
              <w:t xml:space="preserve">College of Dentistry Clinics </w:t>
            </w:r>
          </w:p>
        </w:tc>
        <w:tc>
          <w:tcPr>
            <w:tcW w:w="1980" w:type="dxa"/>
          </w:tcPr>
          <w:p w14:paraId="2FF71963" w14:textId="184C0B61" w:rsidR="000F0831" w:rsidRDefault="000F0831" w:rsidP="000F0831">
            <w:pPr>
              <w:pStyle w:val="ListParagraph"/>
              <w:ind w:left="0"/>
              <w:jc w:val="center"/>
              <w:rPr>
                <w:rFonts w:ascii="Cambria" w:hAnsi="Cambria" w:cs="Calibri"/>
                <w:sz w:val="22"/>
              </w:rPr>
            </w:pPr>
            <w:r>
              <w:rPr>
                <w:rFonts w:ascii="Cambria" w:hAnsi="Cambria" w:cs="Calibri"/>
                <w:sz w:val="22"/>
              </w:rPr>
              <w:t>$294.8</w:t>
            </w:r>
          </w:p>
        </w:tc>
        <w:tc>
          <w:tcPr>
            <w:tcW w:w="2250" w:type="dxa"/>
          </w:tcPr>
          <w:p w14:paraId="4BDA3975" w14:textId="01E21E71" w:rsidR="000F0831" w:rsidRDefault="000F0831" w:rsidP="000F0831">
            <w:pPr>
              <w:pStyle w:val="ListParagraph"/>
              <w:ind w:left="0"/>
              <w:jc w:val="center"/>
              <w:rPr>
                <w:rFonts w:ascii="Cambria" w:hAnsi="Cambria" w:cs="Calibri"/>
                <w:sz w:val="22"/>
              </w:rPr>
            </w:pPr>
            <w:r>
              <w:rPr>
                <w:rFonts w:ascii="Cambria" w:hAnsi="Cambria" w:cs="Calibri"/>
                <w:sz w:val="22"/>
              </w:rPr>
              <w:t>$294.8</w:t>
            </w:r>
          </w:p>
        </w:tc>
      </w:tr>
      <w:tr w:rsidR="000F0831" w14:paraId="5C0976C3" w14:textId="77777777" w:rsidTr="00CC1EFA">
        <w:tc>
          <w:tcPr>
            <w:tcW w:w="3415" w:type="dxa"/>
          </w:tcPr>
          <w:p w14:paraId="2B5A42C7" w14:textId="1C433791" w:rsidR="000F0831" w:rsidRDefault="000F0831" w:rsidP="000F0831">
            <w:pPr>
              <w:rPr>
                <w:rFonts w:ascii="Cambria" w:hAnsi="Cambria" w:cs="Calibri"/>
                <w:sz w:val="22"/>
              </w:rPr>
            </w:pPr>
            <w:r w:rsidRPr="000F0831">
              <w:rPr>
                <w:rFonts w:ascii="Cambria" w:hAnsi="Cambria" w:cs="Calibri"/>
                <w:sz w:val="22"/>
              </w:rPr>
              <w:t xml:space="preserve">Public Policy Institute </w:t>
            </w:r>
            <w:r>
              <w:rPr>
                <w:rFonts w:ascii="Cambria" w:hAnsi="Cambria" w:cs="Calibri"/>
                <w:sz w:val="22"/>
              </w:rPr>
              <w:t>(IPCE)</w:t>
            </w:r>
          </w:p>
        </w:tc>
        <w:tc>
          <w:tcPr>
            <w:tcW w:w="1980" w:type="dxa"/>
          </w:tcPr>
          <w:p w14:paraId="40C0931A" w14:textId="04D87CC8" w:rsidR="000F0831" w:rsidRDefault="000F0831" w:rsidP="000F0831">
            <w:pPr>
              <w:pStyle w:val="ListParagraph"/>
              <w:ind w:left="0"/>
              <w:jc w:val="center"/>
              <w:rPr>
                <w:rFonts w:ascii="Cambria" w:hAnsi="Cambria" w:cs="Calibri"/>
                <w:sz w:val="22"/>
              </w:rPr>
            </w:pPr>
            <w:r>
              <w:rPr>
                <w:rFonts w:ascii="Cambria" w:hAnsi="Cambria" w:cs="Calibri"/>
                <w:sz w:val="22"/>
              </w:rPr>
              <w:t>$1,052.7</w:t>
            </w:r>
          </w:p>
        </w:tc>
        <w:tc>
          <w:tcPr>
            <w:tcW w:w="2250" w:type="dxa"/>
          </w:tcPr>
          <w:p w14:paraId="1B3F0758" w14:textId="43005239" w:rsidR="000F0831" w:rsidRDefault="000F0831" w:rsidP="000F0831">
            <w:pPr>
              <w:pStyle w:val="ListParagraph"/>
              <w:ind w:left="0"/>
              <w:jc w:val="center"/>
              <w:rPr>
                <w:rFonts w:ascii="Cambria" w:hAnsi="Cambria" w:cs="Calibri"/>
                <w:sz w:val="22"/>
              </w:rPr>
            </w:pPr>
            <w:r>
              <w:rPr>
                <w:rFonts w:ascii="Cambria" w:hAnsi="Cambria" w:cs="Calibri"/>
                <w:sz w:val="22"/>
              </w:rPr>
              <w:t>$1,052.7</w:t>
            </w:r>
          </w:p>
        </w:tc>
      </w:tr>
      <w:tr w:rsidR="000F0831" w14:paraId="6705FA9F" w14:textId="77777777" w:rsidTr="00CC1EFA">
        <w:tc>
          <w:tcPr>
            <w:tcW w:w="3415" w:type="dxa"/>
          </w:tcPr>
          <w:p w14:paraId="721DEEBA" w14:textId="75CF38B1" w:rsidR="000F0831" w:rsidRDefault="000F0831" w:rsidP="000F0831">
            <w:pPr>
              <w:pStyle w:val="ListParagraph"/>
              <w:ind w:left="0"/>
              <w:rPr>
                <w:rFonts w:ascii="Cambria" w:hAnsi="Cambria" w:cs="Calibri"/>
                <w:sz w:val="22"/>
              </w:rPr>
            </w:pPr>
            <w:r w:rsidRPr="000F0831">
              <w:rPr>
                <w:rFonts w:ascii="Cambria" w:hAnsi="Cambria" w:cs="Calibri"/>
                <w:sz w:val="22"/>
              </w:rPr>
              <w:t>Illinois Heart Rescue</w:t>
            </w:r>
          </w:p>
        </w:tc>
        <w:tc>
          <w:tcPr>
            <w:tcW w:w="1980" w:type="dxa"/>
          </w:tcPr>
          <w:p w14:paraId="015C5840" w14:textId="6F393FA1" w:rsidR="000F0831" w:rsidRDefault="000F0831" w:rsidP="000F0831">
            <w:pPr>
              <w:pStyle w:val="ListParagraph"/>
              <w:ind w:left="0"/>
              <w:jc w:val="center"/>
              <w:rPr>
                <w:rFonts w:ascii="Cambria" w:hAnsi="Cambria" w:cs="Calibri"/>
                <w:sz w:val="22"/>
              </w:rPr>
            </w:pPr>
            <w:r>
              <w:rPr>
                <w:rFonts w:ascii="Cambria" w:hAnsi="Cambria" w:cs="Calibri"/>
                <w:sz w:val="22"/>
              </w:rPr>
              <w:t>$500.0</w:t>
            </w:r>
          </w:p>
        </w:tc>
        <w:tc>
          <w:tcPr>
            <w:tcW w:w="2250" w:type="dxa"/>
          </w:tcPr>
          <w:p w14:paraId="2674B9BB" w14:textId="11C1D9EA" w:rsidR="000F0831" w:rsidRDefault="000F0831" w:rsidP="000F0831">
            <w:pPr>
              <w:pStyle w:val="ListParagraph"/>
              <w:ind w:left="0"/>
              <w:jc w:val="center"/>
              <w:rPr>
                <w:rFonts w:ascii="Cambria" w:hAnsi="Cambria" w:cs="Calibri"/>
                <w:sz w:val="22"/>
              </w:rPr>
            </w:pPr>
            <w:r>
              <w:rPr>
                <w:rFonts w:ascii="Cambria" w:hAnsi="Cambria" w:cs="Calibri"/>
                <w:sz w:val="22"/>
              </w:rPr>
              <w:t>$500.0</w:t>
            </w:r>
          </w:p>
        </w:tc>
      </w:tr>
    </w:tbl>
    <w:p w14:paraId="4CF2167C" w14:textId="6885774C" w:rsidR="00F90762" w:rsidRPr="00D4581B" w:rsidRDefault="00F90762" w:rsidP="00D4581B">
      <w:pPr>
        <w:jc w:val="both"/>
        <w:rPr>
          <w:rFonts w:ascii="Cambria" w:hAnsi="Cambria" w:cs="Calibri"/>
          <w:sz w:val="22"/>
        </w:rPr>
      </w:pPr>
    </w:p>
    <w:p w14:paraId="0550C853" w14:textId="77777777" w:rsidR="00CC1EFA" w:rsidRPr="00CC1EFA" w:rsidRDefault="000D637D" w:rsidP="00CC1EFA">
      <w:pPr>
        <w:pStyle w:val="ListParagraph"/>
        <w:numPr>
          <w:ilvl w:val="0"/>
          <w:numId w:val="3"/>
        </w:numPr>
        <w:rPr>
          <w:rFonts w:ascii="Cambria" w:hAnsi="Cambria"/>
          <w:sz w:val="22"/>
        </w:rPr>
      </w:pPr>
      <w:bookmarkStart w:id="2" w:name="_Toc359939668"/>
      <w:r w:rsidRPr="000D637D">
        <w:rPr>
          <w:rFonts w:ascii="Cambria" w:hAnsi="Cambria" w:cs="Calibri"/>
          <w:sz w:val="22"/>
        </w:rPr>
        <w:t xml:space="preserve">Special funding from the General Professions Dedicated Fund for costs associated with the development, support or administration of pharmacy practice education or training programs for the UIC College of Medicine at Rockford remains at $500 thousand for FY 2022.  </w:t>
      </w:r>
    </w:p>
    <w:p w14:paraId="1189528B" w14:textId="77777777" w:rsidR="00CC1EFA" w:rsidRPr="00CC1EFA" w:rsidRDefault="00CC1EFA" w:rsidP="00CC1EFA">
      <w:pPr>
        <w:pStyle w:val="ListParagraph"/>
        <w:ind w:left="1080"/>
        <w:rPr>
          <w:rFonts w:ascii="Cambria" w:hAnsi="Cambria"/>
          <w:sz w:val="22"/>
        </w:rPr>
      </w:pPr>
    </w:p>
    <w:p w14:paraId="58742284" w14:textId="072287EE" w:rsidR="00CC1EFA" w:rsidRPr="00CC1EFA" w:rsidRDefault="00CC1EFA" w:rsidP="00CC1EFA">
      <w:pPr>
        <w:pStyle w:val="ListParagraph"/>
        <w:numPr>
          <w:ilvl w:val="0"/>
          <w:numId w:val="3"/>
        </w:numPr>
        <w:rPr>
          <w:rFonts w:ascii="Cambria" w:hAnsi="Cambria"/>
          <w:sz w:val="22"/>
        </w:rPr>
      </w:pPr>
      <w:r w:rsidRPr="00CC1EFA">
        <w:rPr>
          <w:rFonts w:ascii="Cambria" w:hAnsi="Cambria"/>
          <w:sz w:val="22"/>
          <w:szCs w:val="22"/>
        </w:rPr>
        <w:t xml:space="preserve">The following budgets </w:t>
      </w:r>
      <w:r>
        <w:rPr>
          <w:rFonts w:ascii="Cambria" w:hAnsi="Cambria"/>
          <w:sz w:val="22"/>
          <w:szCs w:val="22"/>
        </w:rPr>
        <w:t xml:space="preserve">continue to be </w:t>
      </w:r>
      <w:r w:rsidRPr="00CC1EFA">
        <w:rPr>
          <w:rFonts w:ascii="Cambria" w:hAnsi="Cambria"/>
          <w:sz w:val="22"/>
          <w:szCs w:val="22"/>
        </w:rPr>
        <w:t xml:space="preserve">treated like </w:t>
      </w:r>
      <w:r w:rsidRPr="00CC1EFA">
        <w:rPr>
          <w:rFonts w:ascii="Cambria" w:hAnsi="Cambria"/>
          <w:i/>
          <w:sz w:val="22"/>
          <w:szCs w:val="22"/>
        </w:rPr>
        <w:t>Special Items</w:t>
      </w:r>
      <w:r>
        <w:rPr>
          <w:rFonts w:ascii="Cambria" w:hAnsi="Cambria"/>
          <w:sz w:val="22"/>
          <w:szCs w:val="22"/>
        </w:rPr>
        <w:t xml:space="preserve">; the </w:t>
      </w:r>
      <w:r w:rsidR="00875FBD">
        <w:rPr>
          <w:rFonts w:ascii="Cambria" w:hAnsi="Cambria"/>
          <w:sz w:val="22"/>
          <w:szCs w:val="22"/>
        </w:rPr>
        <w:t xml:space="preserve">amount shown is the </w:t>
      </w:r>
      <w:r>
        <w:rPr>
          <w:rFonts w:ascii="Cambria" w:hAnsi="Cambria"/>
          <w:sz w:val="22"/>
          <w:szCs w:val="22"/>
        </w:rPr>
        <w:t>FY2022</w:t>
      </w:r>
      <w:r w:rsidR="00875FBD">
        <w:rPr>
          <w:rFonts w:ascii="Cambria" w:hAnsi="Cambria"/>
          <w:sz w:val="22"/>
          <w:szCs w:val="22"/>
        </w:rPr>
        <w:t xml:space="preserve"> base before any changes to the allocation</w:t>
      </w:r>
      <w:r>
        <w:rPr>
          <w:rFonts w:ascii="Cambria" w:hAnsi="Cambria"/>
          <w:sz w:val="22"/>
          <w:szCs w:val="22"/>
        </w:rPr>
        <w:t>.</w:t>
      </w:r>
    </w:p>
    <w:tbl>
      <w:tblPr>
        <w:tblW w:w="5958" w:type="dxa"/>
        <w:tblInd w:w="612" w:type="dxa"/>
        <w:tblLook w:val="04A0" w:firstRow="1" w:lastRow="0" w:firstColumn="1" w:lastColumn="0" w:noHBand="0" w:noVBand="1"/>
      </w:tblPr>
      <w:tblGrid>
        <w:gridCol w:w="3798"/>
        <w:gridCol w:w="2160"/>
      </w:tblGrid>
      <w:tr w:rsidR="00CC1EFA" w:rsidRPr="00CC1EFA" w14:paraId="41870747" w14:textId="77777777" w:rsidTr="00CC1EFA">
        <w:trPr>
          <w:trHeight w:val="306"/>
        </w:trPr>
        <w:tc>
          <w:tcPr>
            <w:tcW w:w="3798" w:type="dxa"/>
            <w:tcBorders>
              <w:top w:val="nil"/>
              <w:left w:val="nil"/>
              <w:bottom w:val="nil"/>
              <w:right w:val="nil"/>
            </w:tcBorders>
            <w:shd w:val="clear" w:color="auto" w:fill="auto"/>
            <w:noWrap/>
            <w:vAlign w:val="bottom"/>
            <w:hideMark/>
          </w:tcPr>
          <w:p w14:paraId="26F7B2C8" w14:textId="3C8D4753" w:rsidR="00CC1EFA" w:rsidRPr="00CC1EFA" w:rsidRDefault="00875FBD" w:rsidP="00B300BE">
            <w:pPr>
              <w:rPr>
                <w:rFonts w:ascii="Cambria" w:hAnsi="Cambria" w:cs="Calibri"/>
                <w:color w:val="000000"/>
                <w:sz w:val="22"/>
                <w:szCs w:val="20"/>
              </w:rPr>
            </w:pPr>
            <w:r>
              <w:rPr>
                <w:rFonts w:ascii="Cambria" w:hAnsi="Cambria" w:cs="Calibri"/>
                <w:color w:val="000000"/>
                <w:sz w:val="22"/>
                <w:szCs w:val="20"/>
              </w:rPr>
              <w:t xml:space="preserve">        </w:t>
            </w:r>
            <w:r w:rsidR="00CC1EFA" w:rsidRPr="00CC1EFA">
              <w:rPr>
                <w:rFonts w:ascii="Cambria" w:hAnsi="Cambria" w:cs="Calibri"/>
                <w:color w:val="000000"/>
                <w:sz w:val="22"/>
                <w:szCs w:val="20"/>
              </w:rPr>
              <w:t>Div. Specialized Care for Children</w:t>
            </w:r>
          </w:p>
        </w:tc>
        <w:tc>
          <w:tcPr>
            <w:tcW w:w="2160" w:type="dxa"/>
            <w:tcBorders>
              <w:top w:val="nil"/>
              <w:left w:val="nil"/>
              <w:bottom w:val="nil"/>
              <w:right w:val="nil"/>
            </w:tcBorders>
            <w:shd w:val="clear" w:color="auto" w:fill="auto"/>
            <w:noWrap/>
            <w:vAlign w:val="bottom"/>
            <w:hideMark/>
          </w:tcPr>
          <w:p w14:paraId="5FBF1B4B" w14:textId="77777777" w:rsidR="00CC1EFA" w:rsidRPr="00CC1EFA" w:rsidRDefault="00CC1EFA" w:rsidP="00B300BE">
            <w:pPr>
              <w:rPr>
                <w:rFonts w:ascii="Cambria" w:hAnsi="Cambria" w:cs="Calibri"/>
                <w:color w:val="000000"/>
                <w:sz w:val="22"/>
                <w:szCs w:val="20"/>
              </w:rPr>
            </w:pPr>
            <w:r w:rsidRPr="00CC1EFA">
              <w:rPr>
                <w:rFonts w:ascii="Cambria" w:hAnsi="Cambria" w:cs="Calibri"/>
                <w:color w:val="000000"/>
                <w:sz w:val="22"/>
                <w:szCs w:val="20"/>
              </w:rPr>
              <w:t xml:space="preserve"> $  6,624,173 </w:t>
            </w:r>
          </w:p>
        </w:tc>
      </w:tr>
      <w:tr w:rsidR="00CC1EFA" w:rsidRPr="00CC1EFA" w14:paraId="5A20E6EC" w14:textId="77777777" w:rsidTr="00CC1EFA">
        <w:trPr>
          <w:trHeight w:val="322"/>
        </w:trPr>
        <w:tc>
          <w:tcPr>
            <w:tcW w:w="3798" w:type="dxa"/>
            <w:tcBorders>
              <w:top w:val="nil"/>
              <w:left w:val="nil"/>
              <w:bottom w:val="nil"/>
              <w:right w:val="nil"/>
            </w:tcBorders>
            <w:shd w:val="clear" w:color="auto" w:fill="auto"/>
            <w:noWrap/>
            <w:vAlign w:val="bottom"/>
            <w:hideMark/>
          </w:tcPr>
          <w:p w14:paraId="742F125F" w14:textId="0528C694" w:rsidR="00CC1EFA" w:rsidRPr="00CC1EFA" w:rsidRDefault="00875FBD" w:rsidP="00B300BE">
            <w:pPr>
              <w:rPr>
                <w:rFonts w:ascii="Cambria" w:hAnsi="Cambria" w:cs="Calibri"/>
                <w:color w:val="000000"/>
                <w:sz w:val="22"/>
                <w:szCs w:val="20"/>
              </w:rPr>
            </w:pPr>
            <w:r>
              <w:rPr>
                <w:rFonts w:ascii="Cambria" w:hAnsi="Cambria" w:cs="Calibri"/>
                <w:color w:val="000000"/>
                <w:sz w:val="22"/>
                <w:szCs w:val="20"/>
              </w:rPr>
              <w:t xml:space="preserve">        </w:t>
            </w:r>
            <w:r w:rsidR="00CC1EFA" w:rsidRPr="00CC1EFA">
              <w:rPr>
                <w:rFonts w:ascii="Cambria" w:hAnsi="Cambria" w:cs="Calibri"/>
                <w:color w:val="000000"/>
                <w:sz w:val="22"/>
                <w:szCs w:val="20"/>
              </w:rPr>
              <w:t>CHANCE</w:t>
            </w:r>
          </w:p>
        </w:tc>
        <w:tc>
          <w:tcPr>
            <w:tcW w:w="2160" w:type="dxa"/>
            <w:tcBorders>
              <w:top w:val="nil"/>
              <w:left w:val="nil"/>
              <w:bottom w:val="nil"/>
              <w:right w:val="nil"/>
            </w:tcBorders>
            <w:shd w:val="clear" w:color="auto" w:fill="auto"/>
            <w:noWrap/>
            <w:vAlign w:val="bottom"/>
            <w:hideMark/>
          </w:tcPr>
          <w:p w14:paraId="3C1DB120" w14:textId="2ADDE962" w:rsidR="00CC1EFA" w:rsidRPr="00CC1EFA" w:rsidRDefault="00CC1EFA" w:rsidP="00222462">
            <w:pPr>
              <w:rPr>
                <w:rFonts w:ascii="Cambria" w:hAnsi="Cambria" w:cs="Calibri"/>
                <w:color w:val="000000"/>
                <w:sz w:val="22"/>
                <w:szCs w:val="20"/>
              </w:rPr>
            </w:pPr>
            <w:r w:rsidRPr="00CC1EFA">
              <w:rPr>
                <w:rFonts w:ascii="Cambria" w:hAnsi="Cambria" w:cs="Calibri"/>
                <w:color w:val="000000"/>
                <w:sz w:val="22"/>
                <w:szCs w:val="20"/>
              </w:rPr>
              <w:t xml:space="preserve"> $     9</w:t>
            </w:r>
            <w:r w:rsidR="00222462">
              <w:rPr>
                <w:rFonts w:ascii="Cambria" w:hAnsi="Cambria" w:cs="Calibri"/>
                <w:color w:val="000000"/>
                <w:sz w:val="22"/>
                <w:szCs w:val="20"/>
              </w:rPr>
              <w:t>42,399</w:t>
            </w:r>
          </w:p>
        </w:tc>
      </w:tr>
      <w:tr w:rsidR="00CC1EFA" w:rsidRPr="00CC1EFA" w14:paraId="76499194" w14:textId="77777777" w:rsidTr="00CC1EFA">
        <w:trPr>
          <w:trHeight w:val="243"/>
        </w:trPr>
        <w:tc>
          <w:tcPr>
            <w:tcW w:w="3798" w:type="dxa"/>
            <w:tcBorders>
              <w:top w:val="nil"/>
              <w:left w:val="nil"/>
              <w:bottom w:val="nil"/>
              <w:right w:val="nil"/>
            </w:tcBorders>
            <w:shd w:val="clear" w:color="auto" w:fill="auto"/>
            <w:noWrap/>
            <w:vAlign w:val="center"/>
            <w:hideMark/>
          </w:tcPr>
          <w:p w14:paraId="3B47E4D2" w14:textId="56B42266" w:rsidR="00CC1EFA" w:rsidRPr="00CC1EFA" w:rsidRDefault="00875FBD" w:rsidP="00B300BE">
            <w:pPr>
              <w:rPr>
                <w:rFonts w:ascii="Cambria" w:hAnsi="Cambria" w:cs="Calibri"/>
                <w:color w:val="000000"/>
                <w:sz w:val="22"/>
                <w:szCs w:val="20"/>
              </w:rPr>
            </w:pPr>
            <w:r>
              <w:rPr>
                <w:rFonts w:ascii="Cambria" w:hAnsi="Cambria" w:cs="Calibri"/>
                <w:color w:val="000000"/>
                <w:sz w:val="22"/>
                <w:szCs w:val="20"/>
              </w:rPr>
              <w:t xml:space="preserve">        </w:t>
            </w:r>
            <w:r w:rsidR="00CC1EFA" w:rsidRPr="00CC1EFA">
              <w:rPr>
                <w:rFonts w:ascii="Cambria" w:hAnsi="Cambria" w:cs="Calibri"/>
                <w:color w:val="000000"/>
                <w:sz w:val="22"/>
                <w:szCs w:val="20"/>
              </w:rPr>
              <w:t>LARES</w:t>
            </w:r>
          </w:p>
        </w:tc>
        <w:tc>
          <w:tcPr>
            <w:tcW w:w="2160" w:type="dxa"/>
            <w:tcBorders>
              <w:top w:val="nil"/>
              <w:left w:val="nil"/>
              <w:bottom w:val="nil"/>
              <w:right w:val="nil"/>
            </w:tcBorders>
            <w:shd w:val="clear" w:color="auto" w:fill="auto"/>
            <w:noWrap/>
            <w:vAlign w:val="bottom"/>
            <w:hideMark/>
          </w:tcPr>
          <w:p w14:paraId="2C669407" w14:textId="5B9019EA" w:rsidR="00CC1EFA" w:rsidRPr="00CC1EFA" w:rsidRDefault="00CC1EFA" w:rsidP="00222462">
            <w:pPr>
              <w:rPr>
                <w:rFonts w:ascii="Cambria" w:hAnsi="Cambria" w:cs="Calibri"/>
                <w:color w:val="000000"/>
                <w:sz w:val="22"/>
                <w:szCs w:val="20"/>
              </w:rPr>
            </w:pPr>
            <w:r w:rsidRPr="00CC1EFA">
              <w:rPr>
                <w:rFonts w:ascii="Cambria" w:hAnsi="Cambria" w:cs="Calibri"/>
                <w:color w:val="000000"/>
                <w:sz w:val="22"/>
                <w:szCs w:val="20"/>
              </w:rPr>
              <w:t xml:space="preserve"> $  1,250,</w:t>
            </w:r>
            <w:r w:rsidR="00222462">
              <w:rPr>
                <w:rFonts w:ascii="Cambria" w:hAnsi="Cambria" w:cs="Calibri"/>
                <w:color w:val="000000"/>
                <w:sz w:val="22"/>
                <w:szCs w:val="20"/>
              </w:rPr>
              <w:t>884</w:t>
            </w:r>
            <w:r w:rsidRPr="00CC1EFA">
              <w:rPr>
                <w:rFonts w:ascii="Cambria" w:hAnsi="Cambria" w:cs="Calibri"/>
                <w:color w:val="000000"/>
                <w:sz w:val="22"/>
                <w:szCs w:val="20"/>
              </w:rPr>
              <w:t xml:space="preserve"> </w:t>
            </w:r>
          </w:p>
        </w:tc>
      </w:tr>
    </w:tbl>
    <w:p w14:paraId="0EF475DA" w14:textId="251414B4" w:rsidR="00CC1EFA" w:rsidRPr="00CA423C" w:rsidRDefault="00CC1EFA" w:rsidP="00CA423C">
      <w:pPr>
        <w:rPr>
          <w:rFonts w:ascii="Cambria" w:hAnsi="Cambria"/>
          <w:sz w:val="22"/>
        </w:rPr>
      </w:pPr>
    </w:p>
    <w:p w14:paraId="2C2F79EB" w14:textId="2003D4A2" w:rsidR="00232FA7" w:rsidRPr="00232FA7" w:rsidRDefault="000D637D" w:rsidP="00232FA7">
      <w:pPr>
        <w:pStyle w:val="ListParagraph"/>
        <w:numPr>
          <w:ilvl w:val="0"/>
          <w:numId w:val="3"/>
        </w:numPr>
        <w:rPr>
          <w:rFonts w:ascii="Cambria" w:hAnsi="Cambria"/>
          <w:sz w:val="22"/>
        </w:rPr>
      </w:pPr>
      <w:r w:rsidRPr="000D637D">
        <w:rPr>
          <w:rFonts w:ascii="Cambria" w:hAnsi="Cambria"/>
          <w:sz w:val="22"/>
        </w:rPr>
        <w:t xml:space="preserve">The University Trust Fund is from the sale of university logo license plates.  These funds sit in a dedicated account, and expenditures can only be made on the available revenue.  The maximum spending authority available in the University Trust Fund for FY 2022 distribution for student aid </w:t>
      </w:r>
      <w:r>
        <w:rPr>
          <w:rFonts w:ascii="Cambria" w:hAnsi="Cambria"/>
          <w:sz w:val="22"/>
        </w:rPr>
        <w:t>at UIC is $6,875.</w:t>
      </w:r>
    </w:p>
    <w:p w14:paraId="1ED553D6" w14:textId="77777777" w:rsidR="00232FA7" w:rsidRDefault="00232FA7" w:rsidP="00232FA7">
      <w:pPr>
        <w:pStyle w:val="ListParagraph"/>
        <w:ind w:left="1080"/>
        <w:rPr>
          <w:rFonts w:ascii="Cambria" w:hAnsi="Cambria"/>
          <w:sz w:val="22"/>
        </w:rPr>
      </w:pPr>
    </w:p>
    <w:p w14:paraId="61187576" w14:textId="26E7FA45" w:rsidR="00232FA7" w:rsidRPr="00227C5F" w:rsidRDefault="00232FA7" w:rsidP="00227C5F">
      <w:pPr>
        <w:pStyle w:val="ListParagraph"/>
        <w:numPr>
          <w:ilvl w:val="0"/>
          <w:numId w:val="3"/>
        </w:numPr>
        <w:rPr>
          <w:rFonts w:ascii="Cambria" w:hAnsi="Cambria"/>
          <w:b/>
          <w:sz w:val="22"/>
        </w:rPr>
      </w:pPr>
      <w:r w:rsidRPr="00D4581B">
        <w:rPr>
          <w:rFonts w:ascii="Cambria" w:hAnsi="Cambria"/>
          <w:b/>
          <w:sz w:val="22"/>
        </w:rPr>
        <w:t>COVID Water Quality Study</w:t>
      </w:r>
      <w:r w:rsidR="00D4581B" w:rsidRPr="00D4581B">
        <w:rPr>
          <w:rFonts w:ascii="Cambria" w:hAnsi="Cambria"/>
          <w:b/>
          <w:sz w:val="22"/>
        </w:rPr>
        <w:t>.</w:t>
      </w:r>
      <w:r w:rsidR="00D4581B">
        <w:rPr>
          <w:rFonts w:ascii="Cambria" w:hAnsi="Cambria"/>
          <w:b/>
          <w:sz w:val="22"/>
        </w:rPr>
        <w:t xml:space="preserve"> </w:t>
      </w:r>
      <w:r w:rsidR="00D4581B">
        <w:rPr>
          <w:rFonts w:ascii="Cambria" w:hAnsi="Cambria"/>
          <w:sz w:val="22"/>
        </w:rPr>
        <w:t xml:space="preserve">A </w:t>
      </w:r>
      <w:r w:rsidR="00D4581B" w:rsidRPr="00EB2C28">
        <w:rPr>
          <w:rFonts w:ascii="Cambria" w:hAnsi="Cambria"/>
          <w:b/>
          <w:i/>
          <w:sz w:val="22"/>
        </w:rPr>
        <w:t>one-time</w:t>
      </w:r>
      <w:r w:rsidR="00D4581B">
        <w:rPr>
          <w:rFonts w:ascii="Cambria" w:hAnsi="Cambria"/>
          <w:sz w:val="22"/>
        </w:rPr>
        <w:t xml:space="preserve"> allocation </w:t>
      </w:r>
      <w:r w:rsidR="00EB2C28">
        <w:rPr>
          <w:rFonts w:ascii="Cambria" w:hAnsi="Cambria"/>
          <w:sz w:val="22"/>
        </w:rPr>
        <w:t xml:space="preserve">of up to $769,000 </w:t>
      </w:r>
      <w:r w:rsidR="00D4581B">
        <w:rPr>
          <w:rFonts w:ascii="Cambria" w:hAnsi="Cambria"/>
          <w:sz w:val="22"/>
        </w:rPr>
        <w:t>was added to UIC’s appropriation from the State Coronavirus Urgent Remediation Emergency Fund (#324) awarded by the American Rescue Plan Act State Fiscal Recovery funds.</w:t>
      </w:r>
      <w:r w:rsidR="00EB2C28">
        <w:rPr>
          <w:rFonts w:ascii="Cambria" w:hAnsi="Cambria"/>
          <w:sz w:val="22"/>
        </w:rPr>
        <w:t xml:space="preserve">  The grant will be administered by UIC Government Finance Research Center of the College of Urban Planning and Public Affairs.</w:t>
      </w:r>
      <w:r w:rsidR="00D4581B">
        <w:rPr>
          <w:rFonts w:ascii="Cambria" w:hAnsi="Cambria"/>
          <w:sz w:val="22"/>
        </w:rPr>
        <w:t xml:space="preserve">   </w:t>
      </w:r>
      <w:r w:rsidR="00227C5F">
        <w:rPr>
          <w:rFonts w:ascii="Cambria" w:hAnsi="Cambria"/>
          <w:sz w:val="22"/>
        </w:rPr>
        <w:t xml:space="preserve"> There are numerous reporting requirements </w:t>
      </w:r>
    </w:p>
    <w:p w14:paraId="5CD471B6" w14:textId="0C0692EB" w:rsidR="00232FA7" w:rsidRPr="00227C5F" w:rsidRDefault="00232FA7" w:rsidP="00227C5F">
      <w:pPr>
        <w:rPr>
          <w:rFonts w:ascii="Cambria" w:hAnsi="Cambria"/>
          <w:sz w:val="22"/>
        </w:rPr>
      </w:pPr>
    </w:p>
    <w:p w14:paraId="332EB4C8" w14:textId="032AE5A5" w:rsidR="00977869" w:rsidRDefault="00D82098" w:rsidP="00B63A5C">
      <w:pPr>
        <w:pStyle w:val="ListParagraph"/>
        <w:numPr>
          <w:ilvl w:val="0"/>
          <w:numId w:val="2"/>
        </w:numPr>
        <w:rPr>
          <w:rFonts w:ascii="Cambria" w:hAnsi="Cambria"/>
          <w:b/>
          <w:sz w:val="22"/>
        </w:rPr>
      </w:pPr>
      <w:r>
        <w:rPr>
          <w:rFonts w:ascii="Cambria" w:hAnsi="Cambria"/>
          <w:b/>
          <w:sz w:val="22"/>
        </w:rPr>
        <w:t xml:space="preserve">State of Illinois </w:t>
      </w:r>
      <w:r w:rsidR="00966693" w:rsidRPr="003F514C">
        <w:rPr>
          <w:rFonts w:ascii="Cambria" w:hAnsi="Cambria"/>
          <w:b/>
          <w:sz w:val="22"/>
        </w:rPr>
        <w:t>Capital Budget</w:t>
      </w:r>
    </w:p>
    <w:p w14:paraId="362B1145" w14:textId="6E0AC744" w:rsidR="00D82098" w:rsidRPr="005C3855" w:rsidRDefault="005C3855" w:rsidP="003F514C">
      <w:pPr>
        <w:ind w:left="1005"/>
        <w:rPr>
          <w:rFonts w:ascii="Cambria" w:hAnsi="Cambria"/>
          <w:sz w:val="22"/>
        </w:rPr>
      </w:pPr>
      <w:r w:rsidRPr="005C3855">
        <w:rPr>
          <w:rFonts w:ascii="Cambria" w:hAnsi="Cambria"/>
        </w:rPr>
        <w:t xml:space="preserve"> </w:t>
      </w:r>
      <w:hyperlink r:id="rId12" w:history="1">
        <w:r w:rsidRPr="005C3855">
          <w:rPr>
            <w:rStyle w:val="Hyperlink"/>
            <w:rFonts w:ascii="Cambria" w:hAnsi="Cambria"/>
          </w:rPr>
          <w:t>https://www2.illinois.gov/sites/budget/Documents/Budget%20Book/FY2022-Budget-Book/Fiscal-Year-2022-Capital-Budget.pdf</w:t>
        </w:r>
      </w:hyperlink>
      <w:r w:rsidRPr="005C3855">
        <w:rPr>
          <w:rFonts w:ascii="Cambria" w:hAnsi="Cambria"/>
        </w:rPr>
        <w:t xml:space="preserve"> </w:t>
      </w:r>
    </w:p>
    <w:p w14:paraId="24CF1F7B" w14:textId="77777777" w:rsidR="00CF7583" w:rsidRDefault="00CF7583" w:rsidP="003F514C">
      <w:pPr>
        <w:ind w:left="1005"/>
        <w:rPr>
          <w:rFonts w:ascii="Cambria" w:hAnsi="Cambria"/>
          <w:sz w:val="22"/>
        </w:rPr>
      </w:pPr>
    </w:p>
    <w:p w14:paraId="1377205F" w14:textId="0234F5B8" w:rsidR="003B64BC" w:rsidRPr="00232FA7" w:rsidRDefault="00232FA7" w:rsidP="001878C8">
      <w:pPr>
        <w:pStyle w:val="ListParagraph"/>
        <w:numPr>
          <w:ilvl w:val="0"/>
          <w:numId w:val="7"/>
        </w:numPr>
        <w:rPr>
          <w:rFonts w:ascii="Cambria" w:hAnsi="Cambria" w:cs="Calibri"/>
          <w:color w:val="000000"/>
          <w:sz w:val="22"/>
          <w:szCs w:val="22"/>
        </w:rPr>
      </w:pPr>
      <w:r w:rsidRPr="00232FA7">
        <w:rPr>
          <w:rFonts w:ascii="Cambria" w:hAnsi="Cambria" w:cs="Calibri"/>
          <w:color w:val="000000"/>
          <w:sz w:val="22"/>
          <w:szCs w:val="22"/>
        </w:rPr>
        <w:t xml:space="preserve">The following capital projects have been </w:t>
      </w:r>
      <w:proofErr w:type="spellStart"/>
      <w:r w:rsidRPr="00232FA7">
        <w:rPr>
          <w:rFonts w:ascii="Cambria" w:hAnsi="Cambria" w:cs="Calibri"/>
          <w:color w:val="000000"/>
          <w:sz w:val="22"/>
          <w:szCs w:val="22"/>
        </w:rPr>
        <w:t>reappropriated</w:t>
      </w:r>
      <w:proofErr w:type="spellEnd"/>
      <w:r w:rsidRPr="00232FA7">
        <w:rPr>
          <w:rFonts w:ascii="Cambria" w:hAnsi="Cambria" w:cs="Calibri"/>
          <w:color w:val="000000"/>
          <w:sz w:val="22"/>
          <w:szCs w:val="22"/>
        </w:rPr>
        <w:t>:</w:t>
      </w:r>
    </w:p>
    <w:p w14:paraId="5ACF43C5" w14:textId="77777777" w:rsidR="00232FA7" w:rsidRPr="00232FA7" w:rsidRDefault="00232FA7" w:rsidP="003B64BC">
      <w:pPr>
        <w:ind w:left="1005"/>
        <w:rPr>
          <w:rFonts w:ascii="Cambria" w:hAnsi="Cambria"/>
          <w:sz w:val="22"/>
          <w:highlight w:val="yellow"/>
        </w:rPr>
      </w:pPr>
    </w:p>
    <w:p w14:paraId="5C21A4BE" w14:textId="66C63988" w:rsidR="003B64BC" w:rsidRPr="00232FA7" w:rsidRDefault="003B64BC" w:rsidP="001878C8">
      <w:pPr>
        <w:pStyle w:val="ListParagraph"/>
        <w:numPr>
          <w:ilvl w:val="0"/>
          <w:numId w:val="16"/>
        </w:numPr>
        <w:rPr>
          <w:rFonts w:ascii="Cambria" w:hAnsi="Cambria"/>
          <w:sz w:val="22"/>
        </w:rPr>
      </w:pPr>
      <w:r w:rsidRPr="00232FA7">
        <w:rPr>
          <w:rFonts w:ascii="Cambria" w:hAnsi="Cambria"/>
          <w:sz w:val="22"/>
        </w:rPr>
        <w:t>Computer</w:t>
      </w:r>
      <w:r w:rsidR="00A32484">
        <w:rPr>
          <w:rFonts w:ascii="Cambria" w:hAnsi="Cambria"/>
          <w:sz w:val="22"/>
        </w:rPr>
        <w:t xml:space="preserve"> Design Research &amp; Learning Center</w:t>
      </w:r>
      <w:r w:rsidRPr="00232FA7">
        <w:rPr>
          <w:rFonts w:ascii="Cambria" w:hAnsi="Cambria"/>
          <w:sz w:val="22"/>
        </w:rPr>
        <w:t xml:space="preserve"> $98,000,000  </w:t>
      </w:r>
    </w:p>
    <w:p w14:paraId="11B9EAC3" w14:textId="4FC32B19" w:rsidR="003B64BC" w:rsidRPr="007E117B" w:rsidRDefault="003B64BC" w:rsidP="001878C8">
      <w:pPr>
        <w:pStyle w:val="ListParagraph"/>
        <w:numPr>
          <w:ilvl w:val="0"/>
          <w:numId w:val="16"/>
        </w:numPr>
        <w:rPr>
          <w:rFonts w:ascii="Cambria" w:hAnsi="Cambria"/>
          <w:sz w:val="22"/>
        </w:rPr>
      </w:pPr>
      <w:r w:rsidRPr="007E117B">
        <w:rPr>
          <w:rFonts w:ascii="Cambria" w:hAnsi="Cambria"/>
          <w:sz w:val="22"/>
        </w:rPr>
        <w:t>Miscellaneous Renovations and Repair (R&amp;R) $146,433,000</w:t>
      </w:r>
    </w:p>
    <w:p w14:paraId="246FF73C" w14:textId="22CD797A" w:rsidR="003B64BC" w:rsidRPr="007E117B" w:rsidRDefault="003B64BC" w:rsidP="001878C8">
      <w:pPr>
        <w:pStyle w:val="ListParagraph"/>
        <w:numPr>
          <w:ilvl w:val="0"/>
          <w:numId w:val="16"/>
        </w:numPr>
        <w:rPr>
          <w:rFonts w:ascii="Cambria" w:hAnsi="Cambria"/>
          <w:sz w:val="22"/>
        </w:rPr>
      </w:pPr>
      <w:r w:rsidRPr="007E117B">
        <w:rPr>
          <w:rFonts w:ascii="Cambria" w:hAnsi="Cambria"/>
          <w:sz w:val="22"/>
        </w:rPr>
        <w:t>Advanced Chemical Technology Building $68,000,000</w:t>
      </w:r>
    </w:p>
    <w:p w14:paraId="07FC92BE" w14:textId="1C7F8DBB" w:rsidR="003B64BC" w:rsidRPr="007E117B" w:rsidRDefault="003B64BC" w:rsidP="001878C8">
      <w:pPr>
        <w:pStyle w:val="ListParagraph"/>
        <w:numPr>
          <w:ilvl w:val="0"/>
          <w:numId w:val="16"/>
        </w:numPr>
        <w:rPr>
          <w:rFonts w:ascii="Cambria" w:hAnsi="Cambria"/>
          <w:sz w:val="22"/>
        </w:rPr>
      </w:pPr>
      <w:r w:rsidRPr="007E117B">
        <w:rPr>
          <w:rFonts w:ascii="Cambria" w:hAnsi="Cambria"/>
          <w:sz w:val="22"/>
        </w:rPr>
        <w:t>Several other re-appropriations for projects started but not yet finished.</w:t>
      </w:r>
    </w:p>
    <w:p w14:paraId="117F2F99" w14:textId="77777777" w:rsidR="00CD3F23" w:rsidRPr="0068581F" w:rsidRDefault="00CD3F23" w:rsidP="00CD3F23">
      <w:pPr>
        <w:ind w:left="1080"/>
        <w:rPr>
          <w:rFonts w:ascii="Cambria" w:hAnsi="Cambria"/>
          <w:sz w:val="22"/>
          <w:highlight w:val="yellow"/>
        </w:rPr>
      </w:pPr>
    </w:p>
    <w:p w14:paraId="55C7D952" w14:textId="69A64A08" w:rsidR="00875FBD" w:rsidRDefault="00232FA7" w:rsidP="00A02608">
      <w:pPr>
        <w:pStyle w:val="ListParagraph"/>
        <w:numPr>
          <w:ilvl w:val="0"/>
          <w:numId w:val="7"/>
        </w:numPr>
        <w:contextualSpacing/>
        <w:rPr>
          <w:rFonts w:ascii="Cambria" w:hAnsi="Cambria" w:cs="Calibri"/>
          <w:color w:val="000000"/>
          <w:sz w:val="22"/>
          <w:szCs w:val="22"/>
        </w:rPr>
      </w:pPr>
      <w:r>
        <w:rPr>
          <w:rFonts w:ascii="Cambria" w:hAnsi="Cambria" w:cs="Calibri"/>
          <w:color w:val="000000"/>
          <w:sz w:val="22"/>
          <w:szCs w:val="22"/>
        </w:rPr>
        <w:t>UIC received a n</w:t>
      </w:r>
      <w:r w:rsidRPr="00232FA7">
        <w:rPr>
          <w:rFonts w:ascii="Cambria" w:hAnsi="Cambria" w:cs="Calibri"/>
          <w:color w:val="000000"/>
          <w:sz w:val="22"/>
          <w:szCs w:val="22"/>
        </w:rPr>
        <w:t xml:space="preserve">ew capital appropriation of $65 million for the Clinical Decision Unit at UI Health. </w:t>
      </w:r>
      <w:r w:rsidR="00875FBD">
        <w:rPr>
          <w:rFonts w:ascii="Cambria" w:hAnsi="Cambria" w:cs="Calibri"/>
          <w:color w:val="000000"/>
          <w:sz w:val="22"/>
          <w:szCs w:val="22"/>
        </w:rPr>
        <w:t xml:space="preserve"> </w:t>
      </w:r>
    </w:p>
    <w:p w14:paraId="2B731170" w14:textId="77777777" w:rsidR="00875FBD" w:rsidRDefault="00875FBD" w:rsidP="00875FBD">
      <w:pPr>
        <w:pStyle w:val="ListParagraph"/>
        <w:ind w:left="1365"/>
        <w:contextualSpacing/>
        <w:rPr>
          <w:rFonts w:ascii="Cambria" w:hAnsi="Cambria" w:cs="Calibri"/>
          <w:color w:val="000000"/>
          <w:sz w:val="22"/>
          <w:szCs w:val="22"/>
        </w:rPr>
      </w:pPr>
    </w:p>
    <w:p w14:paraId="21287D21" w14:textId="3C459DE9" w:rsidR="00B7681C" w:rsidRPr="00875FBD" w:rsidRDefault="00232FA7" w:rsidP="00A02608">
      <w:pPr>
        <w:pStyle w:val="ListParagraph"/>
        <w:numPr>
          <w:ilvl w:val="0"/>
          <w:numId w:val="7"/>
        </w:numPr>
        <w:contextualSpacing/>
        <w:rPr>
          <w:rFonts w:ascii="Cambria" w:hAnsi="Cambria" w:cs="Calibri"/>
          <w:color w:val="000000"/>
          <w:sz w:val="22"/>
          <w:szCs w:val="22"/>
        </w:rPr>
      </w:pPr>
      <w:r w:rsidRPr="00875FBD">
        <w:rPr>
          <w:rFonts w:ascii="Cambria" w:hAnsi="Cambria"/>
          <w:sz w:val="22"/>
        </w:rPr>
        <w:t>It is important to note that t</w:t>
      </w:r>
      <w:r w:rsidR="00CD3F23" w:rsidRPr="00875FBD">
        <w:rPr>
          <w:rFonts w:ascii="Cambria" w:hAnsi="Cambria"/>
          <w:sz w:val="22"/>
        </w:rPr>
        <w:t xml:space="preserve">he </w:t>
      </w:r>
      <w:r w:rsidRPr="00875FBD">
        <w:rPr>
          <w:rFonts w:ascii="Cambria" w:hAnsi="Cambria"/>
          <w:sz w:val="22"/>
        </w:rPr>
        <w:t>funding</w:t>
      </w:r>
      <w:r w:rsidR="00CD3F23" w:rsidRPr="00875FBD">
        <w:rPr>
          <w:rFonts w:ascii="Cambria" w:hAnsi="Cambria"/>
          <w:sz w:val="22"/>
        </w:rPr>
        <w:t xml:space="preserve"> for capital projects is not directly appropriated to UIC.   The state uses certain revenue sources as well as issuance of bonds to fund capital projects; because of that these funds cannot </w:t>
      </w:r>
      <w:r w:rsidR="00CD3F23" w:rsidRPr="00875FBD">
        <w:rPr>
          <w:rFonts w:ascii="Cambria" w:hAnsi="Cambria"/>
          <w:sz w:val="22"/>
        </w:rPr>
        <w:lastRenderedPageBreak/>
        <w:t>be used for operations.</w:t>
      </w:r>
      <w:r w:rsidR="00CD3F23" w:rsidRPr="00CC1EFA">
        <w:rPr>
          <w:rStyle w:val="FootnoteReference"/>
          <w:rFonts w:ascii="Cambria" w:hAnsi="Cambria"/>
          <w:sz w:val="22"/>
        </w:rPr>
        <w:footnoteReference w:id="1"/>
      </w:r>
      <w:r w:rsidR="00CD3F23" w:rsidRPr="00875FBD">
        <w:rPr>
          <w:rFonts w:ascii="Cambria" w:hAnsi="Cambria"/>
          <w:sz w:val="22"/>
        </w:rPr>
        <w:t xml:space="preserve">  When, and if capital project funding is released, the construction is managed by the state of Illinois Capital Development Board to assure those funds are used only for the designated purpose in the capital budget bill.    </w:t>
      </w:r>
    </w:p>
    <w:p w14:paraId="37CC1746" w14:textId="21C9096D" w:rsidR="008C2D3D" w:rsidRPr="0013465B" w:rsidRDefault="008C2D3D" w:rsidP="0013465B">
      <w:pPr>
        <w:rPr>
          <w:rFonts w:ascii="Cambria" w:hAnsi="Cambria" w:cs="Calibri"/>
          <w:sz w:val="22"/>
          <w:szCs w:val="22"/>
        </w:rPr>
      </w:pPr>
    </w:p>
    <w:p w14:paraId="1A277BEE" w14:textId="462EA70F" w:rsidR="002C6390" w:rsidRPr="00D02A9C" w:rsidRDefault="00D02A9C" w:rsidP="00D02A9C">
      <w:pPr>
        <w:pStyle w:val="ListParagraph"/>
        <w:numPr>
          <w:ilvl w:val="0"/>
          <w:numId w:val="2"/>
        </w:numPr>
        <w:jc w:val="both"/>
        <w:outlineLvl w:val="0"/>
        <w:rPr>
          <w:rFonts w:ascii="Cambria" w:hAnsi="Cambria" w:cs="Calibri"/>
          <w:b/>
          <w:sz w:val="22"/>
        </w:rPr>
      </w:pPr>
      <w:bookmarkStart w:id="3" w:name="_Toc359939670"/>
      <w:r w:rsidRPr="00D02A9C">
        <w:rPr>
          <w:rFonts w:ascii="Cambria" w:hAnsi="Cambria" w:cs="Calibri"/>
          <w:b/>
          <w:sz w:val="22"/>
        </w:rPr>
        <w:t>FY 202</w:t>
      </w:r>
      <w:r w:rsidR="0068581F">
        <w:rPr>
          <w:rFonts w:ascii="Cambria" w:hAnsi="Cambria" w:cs="Calibri"/>
          <w:b/>
          <w:sz w:val="22"/>
        </w:rPr>
        <w:t>2</w:t>
      </w:r>
      <w:r w:rsidRPr="00D02A9C">
        <w:rPr>
          <w:rFonts w:ascii="Cambria" w:hAnsi="Cambria" w:cs="Calibri"/>
          <w:b/>
          <w:sz w:val="22"/>
        </w:rPr>
        <w:t xml:space="preserve"> </w:t>
      </w:r>
      <w:bookmarkEnd w:id="3"/>
      <w:r w:rsidRPr="00D02A9C">
        <w:rPr>
          <w:rFonts w:ascii="Cambria" w:hAnsi="Cambria" w:cs="Calibri"/>
          <w:b/>
          <w:sz w:val="22"/>
        </w:rPr>
        <w:t xml:space="preserve"> </w:t>
      </w:r>
      <w:r w:rsidR="002C6390" w:rsidRPr="00D02A9C">
        <w:rPr>
          <w:rFonts w:ascii="Cambria" w:hAnsi="Cambria" w:cs="Calibri"/>
          <w:b/>
          <w:sz w:val="22"/>
        </w:rPr>
        <w:t xml:space="preserve">Budget </w:t>
      </w:r>
      <w:r w:rsidR="00CD3F23" w:rsidRPr="00D02A9C">
        <w:rPr>
          <w:rFonts w:ascii="Cambria" w:hAnsi="Cambria" w:cs="Calibri"/>
          <w:b/>
          <w:sz w:val="22"/>
        </w:rPr>
        <w:t>Planning and</w:t>
      </w:r>
      <w:r w:rsidR="002C6390" w:rsidRPr="00D02A9C">
        <w:rPr>
          <w:rFonts w:ascii="Cambria" w:hAnsi="Cambria" w:cs="Calibri"/>
          <w:b/>
          <w:sz w:val="22"/>
        </w:rPr>
        <w:t xml:space="preserve"> Allocations</w:t>
      </w:r>
      <w:bookmarkEnd w:id="2"/>
    </w:p>
    <w:p w14:paraId="35C7BBC6" w14:textId="4F21A3AA" w:rsidR="00D576DF" w:rsidRPr="00903D88" w:rsidRDefault="00D576DF" w:rsidP="00D576DF">
      <w:pPr>
        <w:pStyle w:val="BodyText3"/>
        <w:jc w:val="both"/>
        <w:rPr>
          <w:rFonts w:ascii="Cambria" w:hAnsi="Cambria" w:cs="Calibri"/>
          <w:sz w:val="22"/>
          <w:szCs w:val="24"/>
        </w:rPr>
      </w:pPr>
    </w:p>
    <w:p w14:paraId="345DAC3E" w14:textId="0F53B3A7" w:rsidR="00273119" w:rsidRPr="00221BBA" w:rsidRDefault="00CD3F23" w:rsidP="001878C8">
      <w:pPr>
        <w:pStyle w:val="ListParagraph"/>
        <w:numPr>
          <w:ilvl w:val="0"/>
          <w:numId w:val="4"/>
        </w:numPr>
        <w:outlineLvl w:val="0"/>
        <w:rPr>
          <w:rFonts w:ascii="Cambria" w:hAnsi="Cambria" w:cs="Calibri"/>
          <w:b/>
          <w:sz w:val="22"/>
        </w:rPr>
      </w:pPr>
      <w:bookmarkStart w:id="4" w:name="_Toc359939669"/>
      <w:r>
        <w:rPr>
          <w:rFonts w:ascii="Cambria" w:hAnsi="Cambria" w:cs="Calibri"/>
          <w:b/>
          <w:sz w:val="22"/>
        </w:rPr>
        <w:t xml:space="preserve">UIC Budget - </w:t>
      </w:r>
      <w:r w:rsidR="002C6390" w:rsidRPr="00221BBA">
        <w:rPr>
          <w:rFonts w:ascii="Cambria" w:hAnsi="Cambria" w:cs="Calibri"/>
          <w:b/>
          <w:sz w:val="22"/>
        </w:rPr>
        <w:t>State Funds</w:t>
      </w:r>
      <w:bookmarkEnd w:id="4"/>
    </w:p>
    <w:p w14:paraId="34C63FC7" w14:textId="77777777" w:rsidR="003B3BA3" w:rsidRPr="00221BBA" w:rsidRDefault="003B3BA3" w:rsidP="003B3BA3">
      <w:pPr>
        <w:pStyle w:val="ListParagraph"/>
        <w:outlineLvl w:val="0"/>
        <w:rPr>
          <w:rFonts w:ascii="Cambria" w:hAnsi="Cambria" w:cs="Calibri"/>
          <w:b/>
          <w:sz w:val="22"/>
          <w:u w:val="single"/>
        </w:rPr>
      </w:pPr>
    </w:p>
    <w:p w14:paraId="28A31495" w14:textId="77777777" w:rsidR="00D02A9C" w:rsidRDefault="00D02A9C" w:rsidP="00D02A9C">
      <w:pPr>
        <w:ind w:left="1080"/>
        <w:rPr>
          <w:rFonts w:ascii="Cambria" w:hAnsi="Cambria"/>
          <w:sz w:val="22"/>
          <w:szCs w:val="22"/>
        </w:rPr>
      </w:pPr>
      <w:r w:rsidRPr="00D02A9C">
        <w:rPr>
          <w:rFonts w:ascii="Cambria" w:hAnsi="Cambria"/>
          <w:sz w:val="22"/>
          <w:szCs w:val="22"/>
        </w:rPr>
        <w:t xml:space="preserve">State funds are comprised of State of Illinois general and special appropriations, tuition revenue and a few other miscellaneous revenues deposited in the income fund.  These include Library-IT assessments, application fees, and the Clinical Infrastructure Assessment charged by the College of Dentistry.  </w:t>
      </w:r>
    </w:p>
    <w:p w14:paraId="13B4F8B9" w14:textId="77777777" w:rsidR="00D02A9C" w:rsidRDefault="00D02A9C" w:rsidP="00D02A9C">
      <w:pPr>
        <w:ind w:left="1080"/>
        <w:jc w:val="both"/>
        <w:outlineLvl w:val="0"/>
        <w:rPr>
          <w:rFonts w:ascii="Cambria" w:hAnsi="Cambria"/>
          <w:sz w:val="22"/>
        </w:rPr>
      </w:pPr>
    </w:p>
    <w:p w14:paraId="15F149FB" w14:textId="30F7909C" w:rsidR="00D02A9C" w:rsidRPr="00D02A9C" w:rsidRDefault="00E2478E" w:rsidP="00E2478E">
      <w:pPr>
        <w:ind w:left="1080"/>
        <w:jc w:val="both"/>
        <w:outlineLvl w:val="0"/>
        <w:rPr>
          <w:rFonts w:ascii="Cambria" w:hAnsi="Cambria"/>
          <w:sz w:val="22"/>
          <w:szCs w:val="22"/>
        </w:rPr>
      </w:pPr>
      <w:r w:rsidRPr="00E2478E">
        <w:rPr>
          <w:rFonts w:ascii="Cambria" w:hAnsi="Cambria"/>
          <w:sz w:val="22"/>
        </w:rPr>
        <w:t xml:space="preserve">Information </w:t>
      </w:r>
      <w:r>
        <w:rPr>
          <w:rFonts w:ascii="Cambria" w:hAnsi="Cambria"/>
          <w:sz w:val="22"/>
        </w:rPr>
        <w:t>from</w:t>
      </w:r>
      <w:r w:rsidRPr="00E2478E">
        <w:rPr>
          <w:rFonts w:ascii="Cambria" w:hAnsi="Cambria"/>
          <w:sz w:val="22"/>
        </w:rPr>
        <w:t xml:space="preserve"> the December 3, 2020</w:t>
      </w:r>
      <w:r w:rsidR="007A6AAE" w:rsidRPr="00E2478E">
        <w:rPr>
          <w:rFonts w:ascii="Cambria" w:hAnsi="Cambria"/>
          <w:sz w:val="22"/>
        </w:rPr>
        <w:t xml:space="preserve">, </w:t>
      </w:r>
      <w:r w:rsidR="0068581F" w:rsidRPr="00E2478E">
        <w:rPr>
          <w:rFonts w:ascii="Cambria" w:hAnsi="Cambria"/>
          <w:sz w:val="22"/>
        </w:rPr>
        <w:t>FY 2022</w:t>
      </w:r>
      <w:r w:rsidRPr="00E2478E">
        <w:rPr>
          <w:rFonts w:ascii="Cambria" w:hAnsi="Cambria"/>
          <w:sz w:val="22"/>
        </w:rPr>
        <w:t xml:space="preserve"> </w:t>
      </w:r>
      <w:r w:rsidR="00D02A9C" w:rsidRPr="00E2478E">
        <w:rPr>
          <w:rFonts w:ascii="Cambria" w:hAnsi="Cambria"/>
          <w:sz w:val="22"/>
        </w:rPr>
        <w:t xml:space="preserve">Budget Planning </w:t>
      </w:r>
      <w:r w:rsidRPr="00E2478E">
        <w:rPr>
          <w:rFonts w:ascii="Cambria" w:hAnsi="Cambria"/>
          <w:sz w:val="22"/>
        </w:rPr>
        <w:t>memo</w:t>
      </w:r>
      <w:r>
        <w:rPr>
          <w:rFonts w:ascii="Cambria" w:hAnsi="Cambria"/>
          <w:sz w:val="22"/>
        </w:rPr>
        <w:t xml:space="preserve"> is no longer </w:t>
      </w:r>
      <w:r w:rsidR="00C26418">
        <w:rPr>
          <w:rFonts w:ascii="Cambria" w:hAnsi="Cambria"/>
          <w:sz w:val="22"/>
        </w:rPr>
        <w:t>relevant</w:t>
      </w:r>
      <w:r>
        <w:rPr>
          <w:rFonts w:ascii="Cambria" w:hAnsi="Cambria"/>
          <w:sz w:val="22"/>
        </w:rPr>
        <w:t xml:space="preserve"> and this guidance supersedes that document. </w:t>
      </w:r>
      <w:r w:rsidR="00105BBE">
        <w:rPr>
          <w:rFonts w:ascii="Cambria" w:hAnsi="Cambria"/>
          <w:sz w:val="22"/>
        </w:rPr>
        <w:t xml:space="preserve"> This was communicated in an email dated March 5, 2021 from Janet Parker, A</w:t>
      </w:r>
      <w:r w:rsidR="00D14F1D">
        <w:rPr>
          <w:rFonts w:ascii="Cambria" w:hAnsi="Cambria"/>
          <w:sz w:val="22"/>
        </w:rPr>
        <w:t xml:space="preserve">ssociate Chancellor, Budget, </w:t>
      </w:r>
      <w:proofErr w:type="gramStart"/>
      <w:r w:rsidR="00D14F1D">
        <w:rPr>
          <w:rFonts w:ascii="Cambria" w:hAnsi="Cambria"/>
          <w:sz w:val="22"/>
        </w:rPr>
        <w:t>HR</w:t>
      </w:r>
      <w:proofErr w:type="gramEnd"/>
      <w:r w:rsidR="00D14F1D">
        <w:rPr>
          <w:rFonts w:ascii="Cambria" w:hAnsi="Cambria"/>
          <w:sz w:val="22"/>
        </w:rPr>
        <w:t xml:space="preserve"> </w:t>
      </w:r>
      <w:r w:rsidR="00105BBE">
        <w:rPr>
          <w:rFonts w:ascii="Cambria" w:hAnsi="Cambria"/>
          <w:sz w:val="22"/>
        </w:rPr>
        <w:t xml:space="preserve">&amp; Financial Administration. </w:t>
      </w:r>
      <w:r w:rsidR="00D02A9C" w:rsidRPr="00D02A9C">
        <w:rPr>
          <w:rFonts w:ascii="Cambria" w:hAnsi="Cambria"/>
          <w:sz w:val="22"/>
          <w:szCs w:val="22"/>
        </w:rPr>
        <w:t xml:space="preserve">Here are the </w:t>
      </w:r>
      <w:r>
        <w:rPr>
          <w:rFonts w:ascii="Cambria" w:hAnsi="Cambria"/>
          <w:sz w:val="22"/>
          <w:szCs w:val="22"/>
        </w:rPr>
        <w:t xml:space="preserve">revised </w:t>
      </w:r>
      <w:r w:rsidR="00D02A9C" w:rsidRPr="00D02A9C">
        <w:rPr>
          <w:rFonts w:ascii="Cambria" w:hAnsi="Cambria"/>
          <w:sz w:val="22"/>
          <w:szCs w:val="22"/>
        </w:rPr>
        <w:t xml:space="preserve">assumptions used </w:t>
      </w:r>
      <w:r w:rsidR="007A6AAE">
        <w:rPr>
          <w:rFonts w:ascii="Cambria" w:hAnsi="Cambria"/>
          <w:sz w:val="22"/>
          <w:szCs w:val="22"/>
        </w:rPr>
        <w:t>for</w:t>
      </w:r>
      <w:r w:rsidR="00D02A9C">
        <w:rPr>
          <w:rFonts w:ascii="Cambria" w:hAnsi="Cambria"/>
          <w:sz w:val="22"/>
          <w:szCs w:val="22"/>
        </w:rPr>
        <w:t xml:space="preserve"> </w:t>
      </w:r>
      <w:r w:rsidR="007A6AAE">
        <w:rPr>
          <w:rFonts w:ascii="Cambria" w:hAnsi="Cambria"/>
          <w:sz w:val="22"/>
          <w:szCs w:val="22"/>
        </w:rPr>
        <w:t>FY202</w:t>
      </w:r>
      <w:r w:rsidR="0068581F">
        <w:rPr>
          <w:rFonts w:ascii="Cambria" w:hAnsi="Cambria"/>
          <w:sz w:val="22"/>
          <w:szCs w:val="22"/>
        </w:rPr>
        <w:t>2</w:t>
      </w:r>
      <w:r w:rsidR="007A6AAE">
        <w:rPr>
          <w:rFonts w:ascii="Cambria" w:hAnsi="Cambria"/>
          <w:sz w:val="22"/>
          <w:szCs w:val="22"/>
        </w:rPr>
        <w:t xml:space="preserve"> state budget</w:t>
      </w:r>
      <w:r w:rsidR="00D02A9C" w:rsidRPr="00D02A9C">
        <w:rPr>
          <w:rFonts w:ascii="Cambria" w:hAnsi="Cambria"/>
          <w:sz w:val="22"/>
          <w:szCs w:val="22"/>
        </w:rPr>
        <w:t xml:space="preserve"> </w:t>
      </w:r>
      <w:r w:rsidR="007A6AAE">
        <w:rPr>
          <w:rFonts w:ascii="Cambria" w:hAnsi="Cambria"/>
          <w:sz w:val="22"/>
          <w:szCs w:val="22"/>
        </w:rPr>
        <w:t>planning</w:t>
      </w:r>
      <w:r w:rsidR="00D02A9C">
        <w:rPr>
          <w:rFonts w:ascii="Cambria" w:hAnsi="Cambria"/>
          <w:sz w:val="22"/>
          <w:szCs w:val="22"/>
        </w:rPr>
        <w:t>:</w:t>
      </w:r>
      <w:r w:rsidR="00D02A9C" w:rsidRPr="00D02A9C">
        <w:rPr>
          <w:rFonts w:ascii="Cambria" w:hAnsi="Cambria"/>
          <w:sz w:val="22"/>
          <w:szCs w:val="22"/>
        </w:rPr>
        <w:t xml:space="preserve">  </w:t>
      </w:r>
      <w:r w:rsidR="00D02A9C">
        <w:rPr>
          <w:rFonts w:ascii="Cambria" w:hAnsi="Cambria"/>
          <w:sz w:val="22"/>
          <w:szCs w:val="22"/>
        </w:rPr>
        <w:t xml:space="preserve"> </w:t>
      </w:r>
    </w:p>
    <w:p w14:paraId="64AFEBC3" w14:textId="77777777" w:rsidR="00D02A9C" w:rsidRPr="00D02A9C" w:rsidRDefault="00D02A9C" w:rsidP="00D02A9C">
      <w:pPr>
        <w:rPr>
          <w:rFonts w:ascii="Cambria" w:hAnsi="Cambria"/>
          <w:sz w:val="22"/>
          <w:szCs w:val="22"/>
        </w:rPr>
      </w:pPr>
    </w:p>
    <w:p w14:paraId="338B5A8F" w14:textId="5215C14D" w:rsidR="000376A5" w:rsidRDefault="000376A5" w:rsidP="001878C8">
      <w:pPr>
        <w:pStyle w:val="ListParagraph"/>
        <w:numPr>
          <w:ilvl w:val="0"/>
          <w:numId w:val="8"/>
        </w:numPr>
        <w:contextualSpacing/>
        <w:rPr>
          <w:rFonts w:ascii="Cambria" w:hAnsi="Cambria"/>
          <w:sz w:val="22"/>
          <w:szCs w:val="22"/>
        </w:rPr>
      </w:pPr>
      <w:r>
        <w:rPr>
          <w:rFonts w:ascii="Cambria" w:hAnsi="Cambria"/>
          <w:sz w:val="22"/>
          <w:szCs w:val="22"/>
        </w:rPr>
        <w:t>All colleges and Vice Chancellor units will receive the same fixed</w:t>
      </w:r>
      <w:r w:rsidRPr="00D02A9C">
        <w:rPr>
          <w:rFonts w:ascii="Cambria" w:hAnsi="Cambria"/>
          <w:sz w:val="22"/>
          <w:szCs w:val="22"/>
        </w:rPr>
        <w:t xml:space="preserve"> base </w:t>
      </w:r>
      <w:r>
        <w:rPr>
          <w:rFonts w:ascii="Cambria" w:hAnsi="Cambria"/>
          <w:sz w:val="22"/>
          <w:szCs w:val="22"/>
        </w:rPr>
        <w:t xml:space="preserve">state </w:t>
      </w:r>
      <w:r w:rsidRPr="00D02A9C">
        <w:rPr>
          <w:rFonts w:ascii="Cambria" w:hAnsi="Cambria"/>
          <w:sz w:val="22"/>
          <w:szCs w:val="22"/>
        </w:rPr>
        <w:t>budget</w:t>
      </w:r>
      <w:r>
        <w:rPr>
          <w:rFonts w:ascii="Cambria" w:hAnsi="Cambria"/>
          <w:sz w:val="22"/>
          <w:szCs w:val="22"/>
        </w:rPr>
        <w:t xml:space="preserve"> in FY2022 as in FY2021</w:t>
      </w:r>
      <w:r w:rsidR="00D14F1D">
        <w:rPr>
          <w:rFonts w:ascii="Cambria" w:hAnsi="Cambria"/>
          <w:sz w:val="22"/>
          <w:szCs w:val="22"/>
        </w:rPr>
        <w:t xml:space="preserve"> with change</w:t>
      </w:r>
      <w:r w:rsidR="008970A2">
        <w:rPr>
          <w:rFonts w:ascii="Cambria" w:hAnsi="Cambria"/>
          <w:sz w:val="22"/>
          <w:szCs w:val="22"/>
        </w:rPr>
        <w:t>s</w:t>
      </w:r>
      <w:r w:rsidR="00D14F1D">
        <w:rPr>
          <w:rFonts w:ascii="Cambria" w:hAnsi="Cambria"/>
          <w:sz w:val="22"/>
          <w:szCs w:val="22"/>
        </w:rPr>
        <w:t xml:space="preserve"> as shown in the allocation sheets distributed on June 28, 2021</w:t>
      </w:r>
      <w:r>
        <w:rPr>
          <w:rFonts w:ascii="Cambria" w:hAnsi="Cambria"/>
          <w:sz w:val="22"/>
          <w:szCs w:val="22"/>
        </w:rPr>
        <w:t xml:space="preserve">.  Those amounts have been </w:t>
      </w:r>
      <w:r w:rsidR="00D14F1D">
        <w:rPr>
          <w:rFonts w:ascii="Cambria" w:hAnsi="Cambria"/>
          <w:sz w:val="22"/>
          <w:szCs w:val="22"/>
        </w:rPr>
        <w:t xml:space="preserve">added to the Budget Development System.   </w:t>
      </w:r>
      <w:r>
        <w:rPr>
          <w:rFonts w:ascii="Cambria" w:hAnsi="Cambria"/>
          <w:sz w:val="22"/>
          <w:szCs w:val="22"/>
        </w:rPr>
        <w:t xml:space="preserve">  </w:t>
      </w:r>
      <w:r w:rsidR="00A02608" w:rsidRPr="00A02608">
        <w:rPr>
          <w:rFonts w:ascii="Cambria" w:hAnsi="Cambria"/>
          <w:b/>
          <w:i/>
          <w:sz w:val="22"/>
          <w:szCs w:val="22"/>
        </w:rPr>
        <w:t xml:space="preserve">Note that </w:t>
      </w:r>
      <w:r w:rsidRPr="00A02608">
        <w:rPr>
          <w:rFonts w:ascii="Cambria" w:hAnsi="Cambria"/>
          <w:b/>
          <w:i/>
          <w:sz w:val="22"/>
          <w:szCs w:val="22"/>
        </w:rPr>
        <w:t>allocations for salary increases</w:t>
      </w:r>
      <w:r w:rsidR="00A02608" w:rsidRPr="00A02608">
        <w:rPr>
          <w:rFonts w:ascii="Cambria" w:hAnsi="Cambria"/>
          <w:b/>
          <w:i/>
          <w:sz w:val="22"/>
          <w:szCs w:val="22"/>
        </w:rPr>
        <w:t xml:space="preserve"> awarded during FY2021</w:t>
      </w:r>
      <w:r w:rsidRPr="00A02608">
        <w:rPr>
          <w:rFonts w:ascii="Cambria" w:hAnsi="Cambria"/>
          <w:b/>
          <w:i/>
          <w:sz w:val="22"/>
          <w:szCs w:val="22"/>
        </w:rPr>
        <w:t xml:space="preserve"> were omitted </w:t>
      </w:r>
      <w:r w:rsidR="00A02608" w:rsidRPr="00A02608">
        <w:rPr>
          <w:rFonts w:ascii="Cambria" w:hAnsi="Cambria"/>
          <w:b/>
          <w:i/>
          <w:sz w:val="22"/>
          <w:szCs w:val="22"/>
        </w:rPr>
        <w:t>from the allocation sheets in error.</w:t>
      </w:r>
      <w:r w:rsidR="00A02608">
        <w:rPr>
          <w:rFonts w:ascii="Cambria" w:hAnsi="Cambria"/>
          <w:b/>
          <w:i/>
          <w:sz w:val="22"/>
          <w:szCs w:val="22"/>
        </w:rPr>
        <w:t xml:space="preserve">  These amounts will be allocated after the beginning of the fiscal year</w:t>
      </w:r>
      <w:r w:rsidR="00BC0E54">
        <w:rPr>
          <w:rFonts w:ascii="Cambria" w:hAnsi="Cambria"/>
          <w:b/>
          <w:i/>
          <w:sz w:val="22"/>
          <w:szCs w:val="22"/>
        </w:rPr>
        <w:t xml:space="preserve"> (Q1)</w:t>
      </w:r>
      <w:r w:rsidR="00A02608">
        <w:rPr>
          <w:rFonts w:ascii="Cambria" w:hAnsi="Cambria"/>
          <w:b/>
          <w:i/>
          <w:sz w:val="22"/>
          <w:szCs w:val="22"/>
        </w:rPr>
        <w:t xml:space="preserve">.  Therefore, those amounts are </w:t>
      </w:r>
      <w:r w:rsidR="00BC0E54">
        <w:rPr>
          <w:rFonts w:ascii="Cambria" w:hAnsi="Cambria"/>
          <w:b/>
          <w:i/>
          <w:sz w:val="22"/>
          <w:szCs w:val="22"/>
        </w:rPr>
        <w:t xml:space="preserve">not in the </w:t>
      </w:r>
      <w:r w:rsidR="00A02608">
        <w:rPr>
          <w:rFonts w:ascii="Cambria" w:hAnsi="Cambria"/>
          <w:b/>
          <w:i/>
          <w:sz w:val="22"/>
          <w:szCs w:val="22"/>
        </w:rPr>
        <w:t xml:space="preserve">Budget Development System. </w:t>
      </w:r>
      <w:r w:rsidR="00875FBD">
        <w:rPr>
          <w:rFonts w:ascii="Cambria" w:hAnsi="Cambria"/>
          <w:b/>
          <w:i/>
          <w:sz w:val="22"/>
          <w:szCs w:val="22"/>
        </w:rPr>
        <w:t>This information will be incorporated as a revision to this document at a later date and labeled as Appendix C.</w:t>
      </w:r>
      <w:r w:rsidR="00A02608">
        <w:rPr>
          <w:rFonts w:ascii="Cambria" w:hAnsi="Cambria"/>
          <w:b/>
          <w:i/>
          <w:sz w:val="22"/>
          <w:szCs w:val="22"/>
        </w:rPr>
        <w:t xml:space="preserve">  </w:t>
      </w:r>
      <w:r w:rsidR="00875FBD">
        <w:rPr>
          <w:rFonts w:ascii="Cambria" w:hAnsi="Cambria"/>
          <w:b/>
          <w:i/>
          <w:sz w:val="22"/>
          <w:szCs w:val="22"/>
        </w:rPr>
        <w:t xml:space="preserve"> </w:t>
      </w:r>
    </w:p>
    <w:p w14:paraId="5C667FF2" w14:textId="77777777" w:rsidR="000376A5" w:rsidRDefault="000376A5" w:rsidP="000376A5">
      <w:pPr>
        <w:pStyle w:val="ListParagraph"/>
        <w:ind w:left="1440"/>
        <w:contextualSpacing/>
        <w:rPr>
          <w:rFonts w:ascii="Cambria" w:hAnsi="Cambria"/>
          <w:sz w:val="22"/>
          <w:szCs w:val="22"/>
        </w:rPr>
      </w:pPr>
    </w:p>
    <w:p w14:paraId="4BF47FEA" w14:textId="37DCFAB9" w:rsidR="00D02A9C" w:rsidRDefault="00F90762" w:rsidP="001878C8">
      <w:pPr>
        <w:pStyle w:val="ListParagraph"/>
        <w:numPr>
          <w:ilvl w:val="0"/>
          <w:numId w:val="8"/>
        </w:numPr>
        <w:contextualSpacing/>
        <w:rPr>
          <w:rFonts w:ascii="Cambria" w:hAnsi="Cambria"/>
          <w:sz w:val="22"/>
          <w:szCs w:val="22"/>
        </w:rPr>
      </w:pPr>
      <w:r>
        <w:rPr>
          <w:rFonts w:ascii="Cambria" w:hAnsi="Cambria"/>
          <w:sz w:val="22"/>
          <w:szCs w:val="22"/>
        </w:rPr>
        <w:t>The</w:t>
      </w:r>
      <w:r w:rsidR="00D02A9C" w:rsidRPr="00D02A9C">
        <w:rPr>
          <w:rFonts w:ascii="Cambria" w:hAnsi="Cambria"/>
          <w:sz w:val="22"/>
          <w:szCs w:val="22"/>
        </w:rPr>
        <w:t xml:space="preserve"> R</w:t>
      </w:r>
      <w:r w:rsidR="0012556F">
        <w:rPr>
          <w:rFonts w:ascii="Cambria" w:hAnsi="Cambria"/>
          <w:sz w:val="22"/>
          <w:szCs w:val="22"/>
        </w:rPr>
        <w:t xml:space="preserve">esponsibility </w:t>
      </w:r>
      <w:r w:rsidR="00D02A9C" w:rsidRPr="00D02A9C">
        <w:rPr>
          <w:rFonts w:ascii="Cambria" w:hAnsi="Cambria"/>
          <w:sz w:val="22"/>
          <w:szCs w:val="22"/>
        </w:rPr>
        <w:t>C</w:t>
      </w:r>
      <w:r w:rsidR="0012556F">
        <w:rPr>
          <w:rFonts w:ascii="Cambria" w:hAnsi="Cambria"/>
          <w:sz w:val="22"/>
          <w:szCs w:val="22"/>
        </w:rPr>
        <w:t xml:space="preserve">entered </w:t>
      </w:r>
      <w:r w:rsidR="00D02A9C" w:rsidRPr="00D02A9C">
        <w:rPr>
          <w:rFonts w:ascii="Cambria" w:hAnsi="Cambria"/>
          <w:sz w:val="22"/>
          <w:szCs w:val="22"/>
        </w:rPr>
        <w:t>M</w:t>
      </w:r>
      <w:r w:rsidR="0012556F">
        <w:rPr>
          <w:rFonts w:ascii="Cambria" w:hAnsi="Cambria"/>
          <w:sz w:val="22"/>
          <w:szCs w:val="22"/>
        </w:rPr>
        <w:t>anagement (RCM)</w:t>
      </w:r>
      <w:r w:rsidR="00D02A9C" w:rsidRPr="00D02A9C">
        <w:rPr>
          <w:rFonts w:ascii="Cambria" w:hAnsi="Cambria"/>
          <w:sz w:val="22"/>
          <w:szCs w:val="22"/>
        </w:rPr>
        <w:t xml:space="preserve"> budget </w:t>
      </w:r>
      <w:r w:rsidR="007A6AAE">
        <w:rPr>
          <w:rFonts w:ascii="Cambria" w:hAnsi="Cambria"/>
          <w:sz w:val="22"/>
          <w:szCs w:val="22"/>
        </w:rPr>
        <w:t>model</w:t>
      </w:r>
      <w:r>
        <w:rPr>
          <w:rFonts w:ascii="Cambria" w:hAnsi="Cambria"/>
          <w:sz w:val="22"/>
          <w:szCs w:val="22"/>
        </w:rPr>
        <w:t xml:space="preserve"> for tuition distribution will continue to be suspended through FY2022.</w:t>
      </w:r>
      <w:r w:rsidR="007A6AAE">
        <w:rPr>
          <w:rFonts w:ascii="Cambria" w:hAnsi="Cambria"/>
          <w:sz w:val="22"/>
          <w:szCs w:val="22"/>
        </w:rPr>
        <w:t xml:space="preserve">  </w:t>
      </w:r>
    </w:p>
    <w:p w14:paraId="0C75A52C" w14:textId="77777777" w:rsidR="006A2278" w:rsidRDefault="006A2278" w:rsidP="006A2278">
      <w:pPr>
        <w:pStyle w:val="ListParagraph"/>
        <w:ind w:left="1440"/>
        <w:contextualSpacing/>
        <w:rPr>
          <w:rFonts w:ascii="Cambria" w:hAnsi="Cambria"/>
          <w:sz w:val="22"/>
          <w:szCs w:val="22"/>
        </w:rPr>
      </w:pPr>
    </w:p>
    <w:p w14:paraId="68CEA679" w14:textId="77777777" w:rsidR="00E2478E" w:rsidRDefault="006A2278" w:rsidP="001878C8">
      <w:pPr>
        <w:pStyle w:val="ListParagraph"/>
        <w:numPr>
          <w:ilvl w:val="0"/>
          <w:numId w:val="8"/>
        </w:numPr>
        <w:contextualSpacing/>
        <w:rPr>
          <w:rFonts w:ascii="Cambria" w:hAnsi="Cambria"/>
          <w:sz w:val="22"/>
          <w:szCs w:val="22"/>
        </w:rPr>
      </w:pPr>
      <w:r w:rsidRPr="00E2478E">
        <w:rPr>
          <w:rFonts w:ascii="Cambria" w:hAnsi="Cambria"/>
          <w:bCs/>
          <w:iCs/>
          <w:sz w:val="22"/>
          <w:szCs w:val="22"/>
        </w:rPr>
        <w:t>Any variance in tuition revenues will be borne centrally.</w:t>
      </w:r>
      <w:r w:rsidRPr="00E2478E">
        <w:rPr>
          <w:rFonts w:ascii="Cambria" w:hAnsi="Cambria"/>
          <w:sz w:val="22"/>
          <w:szCs w:val="22"/>
        </w:rPr>
        <w:t xml:space="preserve">  </w:t>
      </w:r>
      <w:r w:rsidR="00F90762" w:rsidRPr="00E2478E">
        <w:rPr>
          <w:rFonts w:ascii="Cambria" w:hAnsi="Cambria"/>
          <w:sz w:val="22"/>
          <w:szCs w:val="22"/>
        </w:rPr>
        <w:t xml:space="preserve"> </w:t>
      </w:r>
    </w:p>
    <w:p w14:paraId="00979CD3" w14:textId="77777777" w:rsidR="00E2478E" w:rsidRPr="00E2478E" w:rsidRDefault="00E2478E" w:rsidP="00E2478E">
      <w:pPr>
        <w:pStyle w:val="ListParagraph"/>
        <w:rPr>
          <w:rFonts w:ascii="Cambria" w:hAnsi="Cambria"/>
          <w:sz w:val="22"/>
          <w:szCs w:val="22"/>
        </w:rPr>
      </w:pPr>
    </w:p>
    <w:p w14:paraId="4C36532F" w14:textId="77777777" w:rsidR="00E2478E" w:rsidRDefault="00F90762" w:rsidP="001878C8">
      <w:pPr>
        <w:pStyle w:val="ListParagraph"/>
        <w:numPr>
          <w:ilvl w:val="0"/>
          <w:numId w:val="8"/>
        </w:numPr>
        <w:contextualSpacing/>
        <w:rPr>
          <w:rFonts w:ascii="Cambria" w:hAnsi="Cambria"/>
          <w:sz w:val="22"/>
          <w:szCs w:val="22"/>
        </w:rPr>
      </w:pPr>
      <w:r w:rsidRPr="00E2478E">
        <w:rPr>
          <w:rFonts w:ascii="Cambria" w:hAnsi="Cambria"/>
          <w:sz w:val="22"/>
          <w:szCs w:val="22"/>
        </w:rPr>
        <w:t>UIC School of Law</w:t>
      </w:r>
      <w:r w:rsidR="006924C0" w:rsidRPr="00E2478E">
        <w:rPr>
          <w:rFonts w:ascii="Cambria" w:hAnsi="Cambria"/>
          <w:sz w:val="22"/>
          <w:szCs w:val="22"/>
        </w:rPr>
        <w:t xml:space="preserve"> is not included in the tuition revenue distribution model, nor does it have state appropriated funding</w:t>
      </w:r>
      <w:r w:rsidR="00C006FE" w:rsidRPr="00E2478E">
        <w:rPr>
          <w:rFonts w:ascii="Cambria" w:hAnsi="Cambria"/>
          <w:sz w:val="22"/>
          <w:szCs w:val="22"/>
        </w:rPr>
        <w:t>.  As such</w:t>
      </w:r>
      <w:r w:rsidR="006924C0" w:rsidRPr="00E2478E">
        <w:rPr>
          <w:rFonts w:ascii="Cambria" w:hAnsi="Cambria"/>
          <w:sz w:val="22"/>
          <w:szCs w:val="22"/>
        </w:rPr>
        <w:t xml:space="preserve">, </w:t>
      </w:r>
      <w:r w:rsidR="00C006FE" w:rsidRPr="00E2478E">
        <w:rPr>
          <w:rFonts w:ascii="Cambria" w:hAnsi="Cambria"/>
          <w:sz w:val="22"/>
          <w:szCs w:val="22"/>
        </w:rPr>
        <w:t xml:space="preserve">this college </w:t>
      </w:r>
      <w:r w:rsidR="006924C0" w:rsidRPr="00E2478E">
        <w:rPr>
          <w:rFonts w:ascii="Cambria" w:hAnsi="Cambria"/>
          <w:sz w:val="22"/>
          <w:szCs w:val="22"/>
        </w:rPr>
        <w:t xml:space="preserve">will be treated as </w:t>
      </w:r>
      <w:r w:rsidR="00C006FE" w:rsidRPr="00E2478E">
        <w:rPr>
          <w:rFonts w:ascii="Cambria" w:hAnsi="Cambria"/>
          <w:sz w:val="22"/>
          <w:szCs w:val="22"/>
        </w:rPr>
        <w:t xml:space="preserve">if it were </w:t>
      </w:r>
      <w:r w:rsidR="006924C0" w:rsidRPr="00E2478E">
        <w:rPr>
          <w:rFonts w:ascii="Cambria" w:hAnsi="Cambria"/>
          <w:sz w:val="22"/>
          <w:szCs w:val="22"/>
        </w:rPr>
        <w:t>a self- supporting unit.  UIC-</w:t>
      </w:r>
      <w:r w:rsidRPr="00E2478E">
        <w:rPr>
          <w:rFonts w:ascii="Cambria" w:hAnsi="Cambria"/>
          <w:sz w:val="22"/>
          <w:szCs w:val="22"/>
        </w:rPr>
        <w:t>Law</w:t>
      </w:r>
      <w:r w:rsidR="006924C0" w:rsidRPr="00E2478E">
        <w:rPr>
          <w:rFonts w:ascii="Cambria" w:hAnsi="Cambria"/>
          <w:sz w:val="22"/>
          <w:szCs w:val="22"/>
        </w:rPr>
        <w:t xml:space="preserve"> will balance its budget based on the tuition and fee revenue it earns.</w:t>
      </w:r>
    </w:p>
    <w:p w14:paraId="4EF31564" w14:textId="77777777" w:rsidR="00E2478E" w:rsidRPr="00E2478E" w:rsidRDefault="00E2478E" w:rsidP="00E2478E">
      <w:pPr>
        <w:pStyle w:val="ListParagraph"/>
        <w:rPr>
          <w:rFonts w:ascii="Cambria" w:hAnsi="Cambria"/>
          <w:sz w:val="22"/>
          <w:szCs w:val="22"/>
        </w:rPr>
      </w:pPr>
    </w:p>
    <w:p w14:paraId="45062C62" w14:textId="5E9AEC3B" w:rsidR="00E2478E" w:rsidRDefault="00E2478E" w:rsidP="001C6E81">
      <w:pPr>
        <w:pStyle w:val="ListParagraph"/>
        <w:numPr>
          <w:ilvl w:val="0"/>
          <w:numId w:val="8"/>
        </w:numPr>
        <w:contextualSpacing/>
        <w:rPr>
          <w:rFonts w:ascii="Cambria" w:hAnsi="Cambria"/>
          <w:sz w:val="22"/>
          <w:szCs w:val="22"/>
        </w:rPr>
      </w:pPr>
      <w:r>
        <w:rPr>
          <w:rFonts w:ascii="Cambria" w:hAnsi="Cambria"/>
          <w:sz w:val="22"/>
          <w:szCs w:val="22"/>
        </w:rPr>
        <w:t>The President announced a 2% salary program for eligible Academic Professionals, Open Range Civil Service employees, and non-represented faculty and faculty administrators.  D</w:t>
      </w:r>
      <w:r w:rsidR="009B66AA">
        <w:rPr>
          <w:rFonts w:ascii="Cambria" w:hAnsi="Cambria"/>
          <w:sz w:val="22"/>
          <w:szCs w:val="22"/>
        </w:rPr>
        <w:t xml:space="preserve">etails are provided in </w:t>
      </w:r>
      <w:r w:rsidR="006048FF">
        <w:rPr>
          <w:rFonts w:ascii="Cambria" w:hAnsi="Cambria"/>
          <w:sz w:val="22"/>
          <w:szCs w:val="22"/>
        </w:rPr>
        <w:t xml:space="preserve">Section 2 </w:t>
      </w:r>
      <w:r>
        <w:rPr>
          <w:rFonts w:ascii="Cambria" w:hAnsi="Cambria"/>
          <w:sz w:val="22"/>
          <w:szCs w:val="22"/>
        </w:rPr>
        <w:t>of this document.   The University will fund these salary increases by establishing a</w:t>
      </w:r>
      <w:r w:rsidRPr="00E2478E">
        <w:rPr>
          <w:rFonts w:ascii="Cambria" w:hAnsi="Cambria"/>
          <w:sz w:val="22"/>
          <w:szCs w:val="22"/>
        </w:rPr>
        <w:t xml:space="preserve"> pool</w:t>
      </w:r>
      <w:r>
        <w:rPr>
          <w:rFonts w:ascii="Cambria" w:hAnsi="Cambria"/>
          <w:sz w:val="22"/>
          <w:szCs w:val="22"/>
        </w:rPr>
        <w:t xml:space="preserve"> for each college and administrative unit </w:t>
      </w:r>
      <w:r w:rsidRPr="00E2478E">
        <w:rPr>
          <w:rFonts w:ascii="Cambria" w:hAnsi="Cambria"/>
          <w:sz w:val="22"/>
          <w:szCs w:val="22"/>
        </w:rPr>
        <w:t>at 2% of</w:t>
      </w:r>
      <w:r>
        <w:rPr>
          <w:rFonts w:ascii="Cambria" w:hAnsi="Cambria"/>
          <w:sz w:val="22"/>
          <w:szCs w:val="22"/>
        </w:rPr>
        <w:t xml:space="preserve"> state base salaries.</w:t>
      </w:r>
      <w:r w:rsidRPr="00E2478E">
        <w:rPr>
          <w:rFonts w:ascii="Cambria" w:hAnsi="Cambria"/>
          <w:sz w:val="22"/>
          <w:szCs w:val="22"/>
        </w:rPr>
        <w:t xml:space="preserve"> </w:t>
      </w:r>
      <w:r w:rsidR="006048FF" w:rsidRPr="009B66AA">
        <w:rPr>
          <w:rFonts w:ascii="Cambria" w:hAnsi="Cambria"/>
          <w:sz w:val="22"/>
          <w:szCs w:val="22"/>
        </w:rPr>
        <w:t>Information about the funding allocations is found in Section 1. III. C.</w:t>
      </w:r>
    </w:p>
    <w:p w14:paraId="78657E6E" w14:textId="439ACBDF" w:rsidR="00BC0E54" w:rsidRPr="00BC0E54" w:rsidRDefault="00BC0E54" w:rsidP="00BC0E54">
      <w:pPr>
        <w:contextualSpacing/>
        <w:rPr>
          <w:rFonts w:ascii="Cambria" w:hAnsi="Cambria"/>
          <w:sz w:val="22"/>
          <w:szCs w:val="22"/>
        </w:rPr>
      </w:pPr>
    </w:p>
    <w:p w14:paraId="47148DE5" w14:textId="2077D205" w:rsidR="001C6E81" w:rsidRDefault="00934CBD" w:rsidP="001C6E81">
      <w:pPr>
        <w:pStyle w:val="ListParagraph"/>
        <w:numPr>
          <w:ilvl w:val="0"/>
          <w:numId w:val="8"/>
        </w:numPr>
        <w:contextualSpacing/>
        <w:rPr>
          <w:rFonts w:ascii="Cambria" w:hAnsi="Cambria"/>
          <w:sz w:val="22"/>
          <w:szCs w:val="22"/>
        </w:rPr>
      </w:pPr>
      <w:r w:rsidRPr="00E2478E">
        <w:rPr>
          <w:rFonts w:ascii="Cambria" w:hAnsi="Cambria"/>
          <w:sz w:val="22"/>
          <w:szCs w:val="22"/>
        </w:rPr>
        <w:t>Salary increases for employees represented b</w:t>
      </w:r>
      <w:r w:rsidR="00E2478E">
        <w:rPr>
          <w:rFonts w:ascii="Cambria" w:hAnsi="Cambria"/>
          <w:sz w:val="22"/>
          <w:szCs w:val="22"/>
        </w:rPr>
        <w:t xml:space="preserve">y collective bargaining who are appointed to state funded positions will be covered by allocations provided by the university.  </w:t>
      </w:r>
      <w:r w:rsidR="006048FF">
        <w:rPr>
          <w:rFonts w:ascii="Cambria" w:hAnsi="Cambria"/>
          <w:sz w:val="22"/>
          <w:szCs w:val="22"/>
        </w:rPr>
        <w:t xml:space="preserve"> </w:t>
      </w:r>
      <w:r w:rsidRPr="00E2478E">
        <w:rPr>
          <w:rFonts w:ascii="Cambria" w:hAnsi="Cambria"/>
          <w:sz w:val="22"/>
          <w:szCs w:val="22"/>
        </w:rPr>
        <w:t xml:space="preserve"> </w:t>
      </w:r>
      <w:r w:rsidR="00BC0E54">
        <w:rPr>
          <w:rFonts w:ascii="Cambria" w:hAnsi="Cambria"/>
          <w:sz w:val="22"/>
          <w:szCs w:val="22"/>
        </w:rPr>
        <w:t xml:space="preserve">Information </w:t>
      </w:r>
      <w:r w:rsidRPr="00E2478E">
        <w:rPr>
          <w:rFonts w:ascii="Cambria" w:hAnsi="Cambria"/>
          <w:sz w:val="22"/>
          <w:szCs w:val="22"/>
        </w:rPr>
        <w:t xml:space="preserve">is found in </w:t>
      </w:r>
      <w:r w:rsidRPr="009B66AA">
        <w:rPr>
          <w:rFonts w:ascii="Cambria" w:hAnsi="Cambria"/>
          <w:sz w:val="22"/>
          <w:szCs w:val="22"/>
        </w:rPr>
        <w:t>Section 1. III. C.</w:t>
      </w:r>
    </w:p>
    <w:p w14:paraId="10ECE96F" w14:textId="77777777" w:rsidR="001C6E81" w:rsidRDefault="001C6E81" w:rsidP="001C6E81">
      <w:pPr>
        <w:pStyle w:val="ListParagraph"/>
        <w:ind w:left="1440"/>
        <w:contextualSpacing/>
        <w:rPr>
          <w:rFonts w:ascii="Cambria" w:hAnsi="Cambria"/>
          <w:sz w:val="22"/>
          <w:szCs w:val="22"/>
        </w:rPr>
      </w:pPr>
    </w:p>
    <w:p w14:paraId="6D98679A" w14:textId="4DB9CE04" w:rsidR="001C6E81" w:rsidRDefault="006048FF" w:rsidP="001C6E81">
      <w:pPr>
        <w:pStyle w:val="ListParagraph"/>
        <w:numPr>
          <w:ilvl w:val="0"/>
          <w:numId w:val="8"/>
        </w:numPr>
        <w:contextualSpacing/>
        <w:rPr>
          <w:rFonts w:ascii="Cambria" w:hAnsi="Cambria"/>
          <w:sz w:val="22"/>
          <w:szCs w:val="22"/>
        </w:rPr>
      </w:pPr>
      <w:r w:rsidRPr="001C6E81">
        <w:rPr>
          <w:rFonts w:ascii="Cambria" w:hAnsi="Cambria"/>
          <w:sz w:val="22"/>
          <w:szCs w:val="22"/>
        </w:rPr>
        <w:t xml:space="preserve">A permanent allocation of $386,800 from the </w:t>
      </w:r>
      <w:r w:rsidR="0005075D" w:rsidRPr="001C6E81">
        <w:rPr>
          <w:rFonts w:ascii="Cambria" w:hAnsi="Cambria"/>
          <w:sz w:val="22"/>
          <w:szCs w:val="22"/>
        </w:rPr>
        <w:t>Univer</w:t>
      </w:r>
      <w:r w:rsidRPr="001C6E81">
        <w:rPr>
          <w:rFonts w:ascii="Cambria" w:hAnsi="Cambria"/>
          <w:sz w:val="22"/>
          <w:szCs w:val="22"/>
        </w:rPr>
        <w:t xml:space="preserve">sity System Administration office to UIC Budget, HR &amp; Financial </w:t>
      </w:r>
      <w:r w:rsidR="00A35E23" w:rsidRPr="001C6E81">
        <w:rPr>
          <w:rFonts w:ascii="Cambria" w:hAnsi="Cambria"/>
          <w:sz w:val="22"/>
          <w:szCs w:val="22"/>
        </w:rPr>
        <w:t>Administration for</w:t>
      </w:r>
      <w:r w:rsidRPr="001C6E81">
        <w:rPr>
          <w:rFonts w:ascii="Cambria" w:hAnsi="Cambria"/>
          <w:sz w:val="22"/>
          <w:szCs w:val="22"/>
        </w:rPr>
        <w:t xml:space="preserve"> 4.0 FTE employees from the OBFS Office of Contract Services who will now report to UIC Purchasing and Contract Management.</w:t>
      </w:r>
    </w:p>
    <w:p w14:paraId="6C215BA6" w14:textId="0DE30B24" w:rsidR="001C6E81" w:rsidRPr="001C6E81" w:rsidRDefault="001C6E81" w:rsidP="001C6E81">
      <w:pPr>
        <w:contextualSpacing/>
        <w:rPr>
          <w:rFonts w:ascii="Cambria" w:hAnsi="Cambria"/>
          <w:sz w:val="22"/>
          <w:szCs w:val="22"/>
        </w:rPr>
      </w:pPr>
    </w:p>
    <w:p w14:paraId="443C958C" w14:textId="296E11D6" w:rsidR="00A35E23" w:rsidRPr="001C6E81" w:rsidRDefault="00A35E23" w:rsidP="001C6E81">
      <w:pPr>
        <w:pStyle w:val="ListParagraph"/>
        <w:numPr>
          <w:ilvl w:val="0"/>
          <w:numId w:val="8"/>
        </w:numPr>
        <w:contextualSpacing/>
        <w:rPr>
          <w:rFonts w:ascii="Cambria" w:hAnsi="Cambria"/>
          <w:sz w:val="22"/>
          <w:szCs w:val="22"/>
        </w:rPr>
      </w:pPr>
      <w:r w:rsidRPr="001C6E81">
        <w:rPr>
          <w:rFonts w:ascii="Cambria" w:hAnsi="Cambria"/>
          <w:sz w:val="22"/>
          <w:szCs w:val="22"/>
        </w:rPr>
        <w:t xml:space="preserve">A </w:t>
      </w:r>
      <w:r w:rsidRPr="001C6E81">
        <w:rPr>
          <w:rFonts w:ascii="Cambria" w:hAnsi="Cambria"/>
          <w:b/>
          <w:i/>
          <w:sz w:val="22"/>
          <w:szCs w:val="22"/>
        </w:rPr>
        <w:t xml:space="preserve">Sources and </w:t>
      </w:r>
      <w:r w:rsidR="00A3465C" w:rsidRPr="001C6E81">
        <w:rPr>
          <w:rFonts w:ascii="Cambria" w:hAnsi="Cambria"/>
          <w:b/>
          <w:i/>
          <w:sz w:val="22"/>
          <w:szCs w:val="22"/>
        </w:rPr>
        <w:t xml:space="preserve">Uses </w:t>
      </w:r>
      <w:r w:rsidR="00A3465C" w:rsidRPr="001C6E81">
        <w:rPr>
          <w:rFonts w:ascii="Cambria" w:hAnsi="Cambria"/>
          <w:sz w:val="22"/>
          <w:szCs w:val="22"/>
        </w:rPr>
        <w:t>chart</w:t>
      </w:r>
      <w:r w:rsidRPr="001C6E81">
        <w:rPr>
          <w:rFonts w:ascii="Cambria" w:hAnsi="Cambria"/>
          <w:sz w:val="22"/>
          <w:szCs w:val="22"/>
        </w:rPr>
        <w:t xml:space="preserve"> will be added to this document at a later date pending a final reconciliation, to show the new recu</w:t>
      </w:r>
      <w:r w:rsidR="00BC0E54">
        <w:rPr>
          <w:rFonts w:ascii="Cambria" w:hAnsi="Cambria"/>
          <w:sz w:val="22"/>
          <w:szCs w:val="22"/>
        </w:rPr>
        <w:t xml:space="preserve">rring funding allocations </w:t>
      </w:r>
      <w:r w:rsidRPr="001C6E81">
        <w:rPr>
          <w:rFonts w:ascii="Cambria" w:hAnsi="Cambria"/>
          <w:sz w:val="22"/>
          <w:szCs w:val="22"/>
        </w:rPr>
        <w:t>provided in FY2022.</w:t>
      </w:r>
    </w:p>
    <w:p w14:paraId="228A0D85" w14:textId="77777777" w:rsidR="00B300BE" w:rsidRPr="001F2362" w:rsidRDefault="00B300BE" w:rsidP="001F2362">
      <w:pPr>
        <w:contextualSpacing/>
        <w:rPr>
          <w:rFonts w:ascii="Cambria" w:hAnsi="Cambria"/>
          <w:sz w:val="22"/>
          <w:szCs w:val="22"/>
        </w:rPr>
      </w:pPr>
    </w:p>
    <w:p w14:paraId="07A8D9FD" w14:textId="192C5F24" w:rsidR="003B3BA3" w:rsidRPr="001F2362" w:rsidRDefault="004E4717" w:rsidP="001878C8">
      <w:pPr>
        <w:pStyle w:val="ListParagraph"/>
        <w:numPr>
          <w:ilvl w:val="0"/>
          <w:numId w:val="4"/>
        </w:numPr>
        <w:ind w:left="360" w:right="1440"/>
        <w:contextualSpacing/>
        <w:rPr>
          <w:rFonts w:ascii="Cambria" w:hAnsi="Cambria" w:cs="Calibri"/>
          <w:b/>
          <w:sz w:val="22"/>
        </w:rPr>
      </w:pPr>
      <w:r w:rsidRPr="001F2362">
        <w:rPr>
          <w:rFonts w:ascii="Cambria" w:hAnsi="Cambria" w:cs="Calibri"/>
          <w:b/>
          <w:sz w:val="22"/>
        </w:rPr>
        <w:t>Suspension of the RCM Model</w:t>
      </w:r>
    </w:p>
    <w:p w14:paraId="46A5C345" w14:textId="67A6563A" w:rsidR="00EC0654" w:rsidRPr="004E4717" w:rsidRDefault="00B63A5C" w:rsidP="001F2362">
      <w:pPr>
        <w:pStyle w:val="ListParagraph"/>
        <w:ind w:left="0" w:right="1440"/>
        <w:jc w:val="both"/>
        <w:rPr>
          <w:rFonts w:ascii="Cambria" w:hAnsi="Cambria" w:cs="Calibri"/>
          <w:b/>
          <w:iCs/>
          <w:sz w:val="22"/>
        </w:rPr>
      </w:pPr>
      <w:r w:rsidRPr="004E4717">
        <w:rPr>
          <w:rFonts w:ascii="Cambria" w:hAnsi="Cambria" w:cs="Calibri"/>
          <w:b/>
          <w:iCs/>
          <w:sz w:val="22"/>
        </w:rPr>
        <w:t xml:space="preserve"> </w:t>
      </w:r>
    </w:p>
    <w:p w14:paraId="16232EE1" w14:textId="6310888A" w:rsidR="00367709" w:rsidRPr="00A02608" w:rsidRDefault="007562FF" w:rsidP="00A02608">
      <w:pPr>
        <w:jc w:val="both"/>
        <w:rPr>
          <w:rFonts w:ascii="Cambria" w:hAnsi="Cambria" w:cs="Calibri"/>
          <w:iCs/>
          <w:sz w:val="22"/>
        </w:rPr>
      </w:pPr>
      <w:r w:rsidRPr="00367709">
        <w:rPr>
          <w:rFonts w:ascii="Cambria" w:hAnsi="Cambria" w:cs="Calibri"/>
          <w:iCs/>
          <w:sz w:val="22"/>
        </w:rPr>
        <w:t xml:space="preserve">This table </w:t>
      </w:r>
      <w:r w:rsidR="001F2362" w:rsidRPr="00367709">
        <w:rPr>
          <w:rFonts w:ascii="Cambria" w:hAnsi="Cambria" w:cs="Calibri"/>
          <w:iCs/>
          <w:sz w:val="22"/>
        </w:rPr>
        <w:t xml:space="preserve">provides tuition distribution </w:t>
      </w:r>
      <w:r w:rsidRPr="00367709">
        <w:rPr>
          <w:rFonts w:ascii="Cambria" w:hAnsi="Cambria" w:cs="Calibri"/>
          <w:iCs/>
          <w:sz w:val="22"/>
        </w:rPr>
        <w:t xml:space="preserve">impacts resulting from </w:t>
      </w:r>
      <w:r w:rsidR="002F1CFD" w:rsidRPr="00367709">
        <w:rPr>
          <w:rFonts w:ascii="Cambria" w:hAnsi="Cambria" w:cs="Calibri"/>
          <w:iCs/>
          <w:sz w:val="22"/>
        </w:rPr>
        <w:t xml:space="preserve">the temporary </w:t>
      </w:r>
      <w:r w:rsidRPr="00367709">
        <w:rPr>
          <w:rFonts w:ascii="Cambria" w:hAnsi="Cambria" w:cs="Calibri"/>
          <w:iCs/>
          <w:sz w:val="22"/>
        </w:rPr>
        <w:t>suspension of UIC’s RCM Budget model during FY202</w:t>
      </w:r>
      <w:r w:rsidR="006048FF" w:rsidRPr="00367709">
        <w:rPr>
          <w:rFonts w:ascii="Cambria" w:hAnsi="Cambria" w:cs="Calibri"/>
          <w:iCs/>
          <w:sz w:val="22"/>
        </w:rPr>
        <w:t>2</w:t>
      </w:r>
      <w:r w:rsidRPr="00367709">
        <w:rPr>
          <w:rFonts w:ascii="Cambria" w:hAnsi="Cambria" w:cs="Calibri"/>
          <w:iCs/>
          <w:sz w:val="22"/>
        </w:rPr>
        <w:t>.</w:t>
      </w:r>
      <w:r w:rsidR="005C743A" w:rsidRPr="00367709">
        <w:rPr>
          <w:rFonts w:ascii="Cambria" w:hAnsi="Cambria" w:cs="Calibri"/>
          <w:iCs/>
          <w:sz w:val="22"/>
        </w:rPr>
        <w:t xml:space="preserve">  </w:t>
      </w:r>
    </w:p>
    <w:tbl>
      <w:tblPr>
        <w:tblStyle w:val="TableGrid"/>
        <w:tblW w:w="9630" w:type="dxa"/>
        <w:tblInd w:w="-5" w:type="dxa"/>
        <w:tblLook w:val="04A0" w:firstRow="1" w:lastRow="0" w:firstColumn="1" w:lastColumn="0" w:noHBand="0" w:noVBand="1"/>
      </w:tblPr>
      <w:tblGrid>
        <w:gridCol w:w="2700"/>
        <w:gridCol w:w="2160"/>
        <w:gridCol w:w="1440"/>
        <w:gridCol w:w="1440"/>
        <w:gridCol w:w="1890"/>
      </w:tblGrid>
      <w:tr w:rsidR="007562FF" w14:paraId="2F91AB2A" w14:textId="77777777" w:rsidTr="00A02608">
        <w:tc>
          <w:tcPr>
            <w:tcW w:w="2700" w:type="dxa"/>
          </w:tcPr>
          <w:p w14:paraId="66A3DEEE" w14:textId="77777777" w:rsidR="007562FF" w:rsidRPr="007562FF" w:rsidRDefault="007562FF" w:rsidP="007562FF">
            <w:pPr>
              <w:jc w:val="center"/>
              <w:rPr>
                <w:rFonts w:ascii="Cambria" w:hAnsi="Cambria" w:cs="Calibri"/>
                <w:b/>
                <w:sz w:val="22"/>
              </w:rPr>
            </w:pPr>
          </w:p>
        </w:tc>
        <w:tc>
          <w:tcPr>
            <w:tcW w:w="3600" w:type="dxa"/>
            <w:gridSpan w:val="2"/>
          </w:tcPr>
          <w:p w14:paraId="666BF4C7" w14:textId="789B0855" w:rsidR="007562FF" w:rsidRPr="007562FF" w:rsidRDefault="007562FF" w:rsidP="007562FF">
            <w:pPr>
              <w:jc w:val="center"/>
              <w:rPr>
                <w:rFonts w:ascii="Cambria" w:hAnsi="Cambria" w:cs="Calibri"/>
                <w:b/>
                <w:sz w:val="22"/>
              </w:rPr>
            </w:pPr>
            <w:r w:rsidRPr="007562FF">
              <w:rPr>
                <w:rFonts w:ascii="Cambria" w:hAnsi="Cambria"/>
                <w:b/>
              </w:rPr>
              <w:t>RCM Standard Process</w:t>
            </w:r>
          </w:p>
        </w:tc>
        <w:tc>
          <w:tcPr>
            <w:tcW w:w="3330" w:type="dxa"/>
            <w:gridSpan w:val="2"/>
          </w:tcPr>
          <w:p w14:paraId="7940372D" w14:textId="27FCAF5F" w:rsidR="007562FF" w:rsidRPr="007562FF" w:rsidRDefault="007562FF" w:rsidP="007562FF">
            <w:pPr>
              <w:jc w:val="center"/>
              <w:rPr>
                <w:rFonts w:ascii="Cambria" w:hAnsi="Cambria" w:cs="Calibri"/>
                <w:b/>
                <w:sz w:val="22"/>
              </w:rPr>
            </w:pPr>
            <w:r w:rsidRPr="007562FF">
              <w:rPr>
                <w:rFonts w:ascii="Cambria" w:hAnsi="Cambria" w:cs="Calibri"/>
                <w:b/>
              </w:rPr>
              <w:t>Change due to Suspension of RCM</w:t>
            </w:r>
          </w:p>
        </w:tc>
      </w:tr>
      <w:tr w:rsidR="00B15C70" w14:paraId="26A30C30" w14:textId="77777777" w:rsidTr="00A02608">
        <w:tc>
          <w:tcPr>
            <w:tcW w:w="2700" w:type="dxa"/>
            <w:vAlign w:val="center"/>
          </w:tcPr>
          <w:p w14:paraId="441B6FDA" w14:textId="2B309D7D" w:rsidR="007562FF" w:rsidRPr="007562FF" w:rsidRDefault="007562FF" w:rsidP="007562FF">
            <w:pPr>
              <w:jc w:val="center"/>
              <w:rPr>
                <w:rFonts w:ascii="Cambria" w:hAnsi="Cambria" w:cs="Calibri"/>
                <w:b/>
                <w:sz w:val="22"/>
              </w:rPr>
            </w:pPr>
            <w:r w:rsidRPr="007562FF">
              <w:rPr>
                <w:rFonts w:ascii="Cambria" w:hAnsi="Cambria" w:cs="Calibri"/>
                <w:b/>
                <w:bCs/>
                <w:color w:val="000000"/>
              </w:rPr>
              <w:t>Tuition</w:t>
            </w:r>
          </w:p>
        </w:tc>
        <w:tc>
          <w:tcPr>
            <w:tcW w:w="2160" w:type="dxa"/>
            <w:vAlign w:val="center"/>
          </w:tcPr>
          <w:p w14:paraId="6B9ED675" w14:textId="0316927E" w:rsidR="007562FF" w:rsidRPr="007562FF" w:rsidRDefault="007562FF" w:rsidP="007562FF">
            <w:pPr>
              <w:jc w:val="center"/>
              <w:rPr>
                <w:rFonts w:ascii="Cambria" w:hAnsi="Cambria" w:cs="Calibri"/>
                <w:b/>
                <w:sz w:val="22"/>
              </w:rPr>
            </w:pPr>
            <w:r w:rsidRPr="007562FF">
              <w:rPr>
                <w:rFonts w:ascii="Cambria" w:hAnsi="Cambria" w:cs="Calibri"/>
                <w:b/>
                <w:bCs/>
                <w:color w:val="000000"/>
              </w:rPr>
              <w:t>Computed</w:t>
            </w:r>
          </w:p>
        </w:tc>
        <w:tc>
          <w:tcPr>
            <w:tcW w:w="1440" w:type="dxa"/>
            <w:vAlign w:val="center"/>
          </w:tcPr>
          <w:p w14:paraId="479645A8" w14:textId="13FE8EBB" w:rsidR="007562FF" w:rsidRPr="007562FF" w:rsidRDefault="007562FF" w:rsidP="007562FF">
            <w:pPr>
              <w:jc w:val="center"/>
              <w:rPr>
                <w:rFonts w:ascii="Cambria" w:hAnsi="Cambria" w:cs="Calibri"/>
                <w:b/>
                <w:sz w:val="22"/>
              </w:rPr>
            </w:pPr>
            <w:r w:rsidRPr="007562FF">
              <w:rPr>
                <w:rFonts w:ascii="Cambria" w:hAnsi="Cambria" w:cs="Calibri"/>
                <w:b/>
                <w:bCs/>
                <w:color w:val="000000"/>
              </w:rPr>
              <w:t>Distributed</w:t>
            </w:r>
          </w:p>
        </w:tc>
        <w:tc>
          <w:tcPr>
            <w:tcW w:w="1440" w:type="dxa"/>
            <w:vAlign w:val="center"/>
          </w:tcPr>
          <w:p w14:paraId="6AFB214F" w14:textId="27B65871" w:rsidR="007562FF" w:rsidRPr="007562FF" w:rsidRDefault="007562FF" w:rsidP="007562FF">
            <w:pPr>
              <w:jc w:val="center"/>
              <w:rPr>
                <w:rFonts w:ascii="Cambria" w:hAnsi="Cambria" w:cs="Calibri"/>
                <w:b/>
                <w:sz w:val="22"/>
              </w:rPr>
            </w:pPr>
            <w:r w:rsidRPr="007562FF">
              <w:rPr>
                <w:rFonts w:ascii="Cambria" w:hAnsi="Cambria" w:cs="Calibri"/>
                <w:b/>
                <w:bCs/>
                <w:color w:val="000000"/>
              </w:rPr>
              <w:t>Computed</w:t>
            </w:r>
          </w:p>
        </w:tc>
        <w:tc>
          <w:tcPr>
            <w:tcW w:w="1890" w:type="dxa"/>
            <w:vAlign w:val="center"/>
          </w:tcPr>
          <w:p w14:paraId="3F39C764" w14:textId="196BB83D" w:rsidR="007562FF" w:rsidRPr="007562FF" w:rsidRDefault="007562FF" w:rsidP="007562FF">
            <w:pPr>
              <w:jc w:val="center"/>
              <w:rPr>
                <w:rFonts w:ascii="Cambria" w:hAnsi="Cambria" w:cs="Calibri"/>
                <w:b/>
                <w:sz w:val="22"/>
              </w:rPr>
            </w:pPr>
            <w:r w:rsidRPr="007562FF">
              <w:rPr>
                <w:rFonts w:ascii="Cambria" w:hAnsi="Cambria" w:cs="Calibri"/>
                <w:b/>
                <w:bCs/>
                <w:color w:val="000000"/>
              </w:rPr>
              <w:t>Distributed</w:t>
            </w:r>
          </w:p>
        </w:tc>
      </w:tr>
      <w:tr w:rsidR="00B15C70" w14:paraId="777974F5" w14:textId="77777777" w:rsidTr="00A02608">
        <w:tc>
          <w:tcPr>
            <w:tcW w:w="2700" w:type="dxa"/>
          </w:tcPr>
          <w:p w14:paraId="267A5A60" w14:textId="7BF6DCC6" w:rsidR="00B15C70" w:rsidRPr="007562FF" w:rsidRDefault="00B15C70" w:rsidP="00B15C70">
            <w:pPr>
              <w:rPr>
                <w:rFonts w:ascii="Cambria" w:hAnsi="Cambria" w:cs="Calibri"/>
                <w:sz w:val="18"/>
              </w:rPr>
            </w:pPr>
            <w:r w:rsidRPr="007562FF">
              <w:rPr>
                <w:rFonts w:ascii="Cambria" w:hAnsi="Cambria" w:cs="Calibri"/>
                <w:sz w:val="18"/>
              </w:rPr>
              <w:t>Base &amp; Differential: (U</w:t>
            </w:r>
            <w:r>
              <w:rPr>
                <w:rFonts w:ascii="Cambria" w:hAnsi="Cambria" w:cs="Calibri"/>
                <w:sz w:val="18"/>
              </w:rPr>
              <w:t>G</w:t>
            </w:r>
            <w:r w:rsidRPr="007562FF">
              <w:rPr>
                <w:rFonts w:ascii="Cambria" w:hAnsi="Cambria" w:cs="Calibri"/>
                <w:sz w:val="18"/>
              </w:rPr>
              <w:t>, G</w:t>
            </w:r>
            <w:r>
              <w:rPr>
                <w:rFonts w:ascii="Cambria" w:hAnsi="Cambria" w:cs="Calibri"/>
                <w:sz w:val="18"/>
              </w:rPr>
              <w:t>R</w:t>
            </w:r>
            <w:r w:rsidRPr="007562FF">
              <w:rPr>
                <w:rFonts w:ascii="Cambria" w:hAnsi="Cambria" w:cs="Calibri"/>
                <w:sz w:val="18"/>
              </w:rPr>
              <w:t>, P</w:t>
            </w:r>
            <w:r>
              <w:rPr>
                <w:rFonts w:ascii="Cambria" w:hAnsi="Cambria" w:cs="Calibri"/>
                <w:sz w:val="18"/>
              </w:rPr>
              <w:t>ROF</w:t>
            </w:r>
            <w:r w:rsidRPr="007562FF">
              <w:rPr>
                <w:rFonts w:ascii="Cambria" w:hAnsi="Cambria" w:cs="Calibri"/>
                <w:sz w:val="18"/>
              </w:rPr>
              <w:t>, Shorelight UG Progressed &amp; Shorelight G</w:t>
            </w:r>
            <w:r>
              <w:rPr>
                <w:rFonts w:ascii="Cambria" w:hAnsi="Cambria" w:cs="Calibri"/>
                <w:sz w:val="18"/>
              </w:rPr>
              <w:t>RAD Direct</w:t>
            </w:r>
            <w:r w:rsidRPr="007562FF">
              <w:rPr>
                <w:rFonts w:ascii="Cambria" w:hAnsi="Cambria" w:cs="Calibri"/>
                <w:sz w:val="18"/>
              </w:rPr>
              <w:t>)</w:t>
            </w:r>
          </w:p>
        </w:tc>
        <w:tc>
          <w:tcPr>
            <w:tcW w:w="2160" w:type="dxa"/>
            <w:vMerge w:val="restart"/>
          </w:tcPr>
          <w:p w14:paraId="2DD22FEE" w14:textId="77777777" w:rsidR="00B15C70" w:rsidRDefault="00B15C70" w:rsidP="00B15C70">
            <w:pPr>
              <w:jc w:val="center"/>
              <w:rPr>
                <w:rFonts w:ascii="Cambria" w:hAnsi="Cambria" w:cs="Calibri"/>
                <w:sz w:val="18"/>
              </w:rPr>
            </w:pPr>
          </w:p>
          <w:p w14:paraId="50795738" w14:textId="77777777" w:rsidR="00B15C70" w:rsidRDefault="00B15C70" w:rsidP="00B15C70">
            <w:pPr>
              <w:jc w:val="center"/>
              <w:rPr>
                <w:rFonts w:ascii="Cambria" w:hAnsi="Cambria" w:cs="Calibri"/>
                <w:sz w:val="18"/>
              </w:rPr>
            </w:pPr>
          </w:p>
          <w:p w14:paraId="3EE9E041" w14:textId="7911C719" w:rsidR="00B15C70" w:rsidRPr="007562FF" w:rsidRDefault="00B15C70" w:rsidP="006048FF">
            <w:pPr>
              <w:jc w:val="center"/>
              <w:rPr>
                <w:rFonts w:ascii="Cambria" w:hAnsi="Cambria" w:cs="Calibri"/>
                <w:sz w:val="18"/>
              </w:rPr>
            </w:pPr>
            <w:r w:rsidRPr="007562FF">
              <w:rPr>
                <w:rFonts w:ascii="Cambria" w:hAnsi="Cambria" w:cs="Calibri"/>
                <w:sz w:val="18"/>
              </w:rPr>
              <w:t>Tuition Distribution Model</w:t>
            </w:r>
          </w:p>
        </w:tc>
        <w:tc>
          <w:tcPr>
            <w:tcW w:w="1440" w:type="dxa"/>
            <w:vMerge w:val="restart"/>
          </w:tcPr>
          <w:p w14:paraId="6635B4E6" w14:textId="18D336D5" w:rsidR="00B15C70" w:rsidRDefault="00B15C70" w:rsidP="00B15C70">
            <w:pPr>
              <w:jc w:val="center"/>
              <w:rPr>
                <w:rFonts w:ascii="Cambria" w:hAnsi="Cambria" w:cs="Calibri"/>
                <w:sz w:val="18"/>
              </w:rPr>
            </w:pPr>
          </w:p>
          <w:p w14:paraId="071F15FE" w14:textId="77777777" w:rsidR="00B15C70" w:rsidRDefault="00B15C70" w:rsidP="00B15C70">
            <w:pPr>
              <w:jc w:val="center"/>
              <w:rPr>
                <w:rFonts w:ascii="Cambria" w:hAnsi="Cambria" w:cs="Calibri"/>
                <w:sz w:val="18"/>
              </w:rPr>
            </w:pPr>
          </w:p>
          <w:p w14:paraId="62754642" w14:textId="77777777" w:rsidR="00B15C70" w:rsidRDefault="00B15C70" w:rsidP="00B15C70">
            <w:pPr>
              <w:jc w:val="center"/>
              <w:rPr>
                <w:rFonts w:ascii="Cambria" w:hAnsi="Cambria" w:cs="Calibri"/>
                <w:sz w:val="18"/>
              </w:rPr>
            </w:pPr>
          </w:p>
          <w:p w14:paraId="675203CB" w14:textId="77777777" w:rsidR="00B15C70" w:rsidRDefault="00B15C70" w:rsidP="00B15C70">
            <w:pPr>
              <w:jc w:val="center"/>
              <w:rPr>
                <w:rFonts w:ascii="Cambria" w:hAnsi="Cambria" w:cs="Calibri"/>
                <w:sz w:val="18"/>
              </w:rPr>
            </w:pPr>
          </w:p>
          <w:p w14:paraId="2F4C9C89" w14:textId="7A5699AA" w:rsidR="00B15C70" w:rsidRPr="007562FF" w:rsidRDefault="00B15C70" w:rsidP="00B15C70">
            <w:pPr>
              <w:jc w:val="center"/>
              <w:rPr>
                <w:rFonts w:ascii="Cambria" w:hAnsi="Cambria" w:cs="Calibri"/>
                <w:sz w:val="18"/>
              </w:rPr>
            </w:pPr>
            <w:r w:rsidRPr="00B15C70">
              <w:rPr>
                <w:rFonts w:ascii="Cambria" w:hAnsi="Cambria" w:cs="Calibri"/>
                <w:sz w:val="18"/>
              </w:rPr>
              <w:t>Allocation Sheets</w:t>
            </w:r>
            <w:r>
              <w:rPr>
                <w:rFonts w:ascii="Cambria" w:hAnsi="Cambria" w:cs="Calibri"/>
                <w:sz w:val="18"/>
              </w:rPr>
              <w:t xml:space="preserve"> </w:t>
            </w:r>
            <w:r w:rsidRPr="00B15C70">
              <w:rPr>
                <w:rFonts w:ascii="Cambria" w:hAnsi="Cambria" w:cs="Calibri"/>
                <w:sz w:val="18"/>
              </w:rPr>
              <w:t>/</w:t>
            </w:r>
            <w:r>
              <w:rPr>
                <w:rFonts w:ascii="Cambria" w:hAnsi="Cambria" w:cs="Calibri"/>
                <w:sz w:val="18"/>
              </w:rPr>
              <w:t xml:space="preserve"> </w:t>
            </w:r>
            <w:r w:rsidRPr="00B15C70">
              <w:rPr>
                <w:rFonts w:ascii="Cambria" w:hAnsi="Cambria" w:cs="Calibri"/>
                <w:sz w:val="18"/>
              </w:rPr>
              <w:t>Perm Adjustment</w:t>
            </w:r>
          </w:p>
          <w:p w14:paraId="2D4CED1D" w14:textId="79EB4851" w:rsidR="00B15C70" w:rsidRPr="007562FF" w:rsidRDefault="00B15C70" w:rsidP="006048FF">
            <w:pPr>
              <w:rPr>
                <w:rFonts w:ascii="Cambria" w:hAnsi="Cambria" w:cs="Calibri"/>
                <w:sz w:val="18"/>
              </w:rPr>
            </w:pPr>
          </w:p>
        </w:tc>
        <w:tc>
          <w:tcPr>
            <w:tcW w:w="1440" w:type="dxa"/>
            <w:vMerge w:val="restart"/>
          </w:tcPr>
          <w:p w14:paraId="7123665E" w14:textId="77777777" w:rsidR="00B15C70" w:rsidRDefault="00B15C70" w:rsidP="00277CA7">
            <w:pPr>
              <w:jc w:val="center"/>
              <w:rPr>
                <w:rFonts w:ascii="Cambria" w:hAnsi="Cambria" w:cs="Calibri"/>
                <w:sz w:val="18"/>
              </w:rPr>
            </w:pPr>
          </w:p>
          <w:p w14:paraId="1E609E5B" w14:textId="77777777" w:rsidR="00B15C70" w:rsidRDefault="00B15C70" w:rsidP="00277CA7">
            <w:pPr>
              <w:jc w:val="center"/>
              <w:rPr>
                <w:rFonts w:ascii="Cambria" w:hAnsi="Cambria" w:cs="Calibri"/>
                <w:sz w:val="18"/>
              </w:rPr>
            </w:pPr>
          </w:p>
          <w:p w14:paraId="205F8BFE" w14:textId="5DF5162D" w:rsidR="00B15C70" w:rsidRPr="007562FF" w:rsidRDefault="00B15C70" w:rsidP="00277CA7">
            <w:pPr>
              <w:jc w:val="center"/>
              <w:rPr>
                <w:rFonts w:ascii="Cambria" w:hAnsi="Cambria" w:cs="Calibri"/>
                <w:sz w:val="18"/>
              </w:rPr>
            </w:pPr>
            <w:r w:rsidRPr="00B15C70">
              <w:rPr>
                <w:rFonts w:ascii="Cambria" w:hAnsi="Cambria" w:cs="Calibri"/>
                <w:sz w:val="18"/>
              </w:rPr>
              <w:t>Central Decision</w:t>
            </w:r>
          </w:p>
          <w:p w14:paraId="7B3140A8" w14:textId="0082265C" w:rsidR="00B15C70" w:rsidRPr="007562FF" w:rsidRDefault="00B15C70" w:rsidP="00277CA7">
            <w:pPr>
              <w:jc w:val="center"/>
              <w:rPr>
                <w:rFonts w:ascii="Cambria" w:hAnsi="Cambria" w:cs="Calibri"/>
                <w:sz w:val="18"/>
              </w:rPr>
            </w:pPr>
          </w:p>
        </w:tc>
        <w:tc>
          <w:tcPr>
            <w:tcW w:w="1890" w:type="dxa"/>
            <w:vMerge w:val="restart"/>
          </w:tcPr>
          <w:p w14:paraId="2B8A660B" w14:textId="4ADDF97B" w:rsidR="00B15C70" w:rsidRPr="007562FF" w:rsidRDefault="00B15C70" w:rsidP="006048FF">
            <w:pPr>
              <w:jc w:val="center"/>
              <w:rPr>
                <w:rFonts w:ascii="Cambria" w:hAnsi="Cambria" w:cs="Calibri"/>
                <w:sz w:val="18"/>
              </w:rPr>
            </w:pPr>
            <w:r w:rsidRPr="00B15C70">
              <w:rPr>
                <w:rFonts w:ascii="Cambria" w:hAnsi="Cambria" w:cs="Calibri"/>
                <w:sz w:val="18"/>
              </w:rPr>
              <w:t>Base budget includes tuition</w:t>
            </w:r>
            <w:r>
              <w:rPr>
                <w:rFonts w:ascii="Cambria" w:hAnsi="Cambria" w:cs="Calibri"/>
                <w:sz w:val="18"/>
              </w:rPr>
              <w:t xml:space="preserve"> revenue;</w:t>
            </w:r>
            <w:r w:rsidRPr="00B15C70">
              <w:rPr>
                <w:rFonts w:ascii="Cambria" w:hAnsi="Cambria" w:cs="Calibri"/>
                <w:sz w:val="18"/>
              </w:rPr>
              <w:t xml:space="preserve"> </w:t>
            </w:r>
            <w:r>
              <w:rPr>
                <w:rFonts w:ascii="Cambria" w:hAnsi="Cambria" w:cs="Calibri"/>
                <w:sz w:val="18"/>
              </w:rPr>
              <w:t>colleges</w:t>
            </w:r>
            <w:r w:rsidRPr="00B15C70">
              <w:rPr>
                <w:rFonts w:ascii="Cambria" w:hAnsi="Cambria" w:cs="Calibri"/>
                <w:sz w:val="18"/>
              </w:rPr>
              <w:t xml:space="preserve"> will not bear the impact of revenue fluctuations</w:t>
            </w:r>
            <w:r>
              <w:rPr>
                <w:rFonts w:ascii="Cambria" w:hAnsi="Cambria" w:cs="Calibri"/>
                <w:sz w:val="18"/>
              </w:rPr>
              <w:t>.</w:t>
            </w:r>
            <w:r w:rsidR="00F47CE0">
              <w:rPr>
                <w:rStyle w:val="FootnoteReference"/>
                <w:rFonts w:ascii="Cambria" w:hAnsi="Cambria" w:cs="Calibri"/>
                <w:sz w:val="18"/>
              </w:rPr>
              <w:footnoteReference w:id="2"/>
            </w:r>
          </w:p>
        </w:tc>
      </w:tr>
      <w:tr w:rsidR="00B15C70" w14:paraId="33BFCA09" w14:textId="77777777" w:rsidTr="00A02608">
        <w:trPr>
          <w:trHeight w:val="260"/>
        </w:trPr>
        <w:tc>
          <w:tcPr>
            <w:tcW w:w="2700" w:type="dxa"/>
          </w:tcPr>
          <w:p w14:paraId="474DD462" w14:textId="3D729A26" w:rsidR="007D5AFA" w:rsidRPr="007562FF" w:rsidRDefault="00B15C70" w:rsidP="007562FF">
            <w:pPr>
              <w:rPr>
                <w:rFonts w:ascii="Cambria" w:hAnsi="Cambria" w:cs="Calibri"/>
                <w:sz w:val="18"/>
              </w:rPr>
            </w:pPr>
            <w:r w:rsidRPr="007562FF">
              <w:rPr>
                <w:rFonts w:ascii="Cambria" w:hAnsi="Cambria" w:cs="Calibri"/>
                <w:sz w:val="18"/>
              </w:rPr>
              <w:t>E-Tuition (FCR &amp; non-FCR)</w:t>
            </w:r>
          </w:p>
        </w:tc>
        <w:tc>
          <w:tcPr>
            <w:tcW w:w="2160" w:type="dxa"/>
            <w:vMerge/>
          </w:tcPr>
          <w:p w14:paraId="0FD99F20" w14:textId="0430C611" w:rsidR="00B15C70" w:rsidRPr="007562FF" w:rsidRDefault="00B15C70" w:rsidP="00B15C70">
            <w:pPr>
              <w:jc w:val="both"/>
              <w:rPr>
                <w:rFonts w:ascii="Cambria" w:hAnsi="Cambria" w:cs="Calibri"/>
                <w:sz w:val="18"/>
              </w:rPr>
            </w:pPr>
          </w:p>
        </w:tc>
        <w:tc>
          <w:tcPr>
            <w:tcW w:w="1440" w:type="dxa"/>
            <w:vMerge/>
          </w:tcPr>
          <w:p w14:paraId="2ABA5B34" w14:textId="0CBFA5E9" w:rsidR="00B15C70" w:rsidRPr="007562FF" w:rsidRDefault="00B15C70" w:rsidP="00B15C70">
            <w:pPr>
              <w:rPr>
                <w:rFonts w:ascii="Cambria" w:hAnsi="Cambria" w:cs="Calibri"/>
                <w:sz w:val="18"/>
              </w:rPr>
            </w:pPr>
          </w:p>
        </w:tc>
        <w:tc>
          <w:tcPr>
            <w:tcW w:w="1440" w:type="dxa"/>
            <w:vMerge/>
          </w:tcPr>
          <w:p w14:paraId="4A49A5CB" w14:textId="4D430D3C" w:rsidR="00B15C70" w:rsidRPr="007562FF" w:rsidRDefault="00B15C70" w:rsidP="00277CA7">
            <w:pPr>
              <w:jc w:val="center"/>
              <w:rPr>
                <w:rFonts w:ascii="Cambria" w:hAnsi="Cambria" w:cs="Calibri"/>
                <w:sz w:val="18"/>
              </w:rPr>
            </w:pPr>
          </w:p>
        </w:tc>
        <w:tc>
          <w:tcPr>
            <w:tcW w:w="1890" w:type="dxa"/>
            <w:vMerge/>
          </w:tcPr>
          <w:p w14:paraId="066A36AA" w14:textId="77777777" w:rsidR="00B15C70" w:rsidRPr="007562FF" w:rsidRDefault="00B15C70" w:rsidP="00277CA7">
            <w:pPr>
              <w:jc w:val="center"/>
              <w:rPr>
                <w:rFonts w:ascii="Cambria" w:hAnsi="Cambria" w:cs="Calibri"/>
                <w:sz w:val="18"/>
              </w:rPr>
            </w:pPr>
          </w:p>
        </w:tc>
      </w:tr>
      <w:tr w:rsidR="00B15C70" w14:paraId="3158D8B3" w14:textId="77777777" w:rsidTr="00A02608">
        <w:tc>
          <w:tcPr>
            <w:tcW w:w="2700" w:type="dxa"/>
          </w:tcPr>
          <w:p w14:paraId="026040CE" w14:textId="7BA145BC" w:rsidR="00B15C70" w:rsidRPr="007562FF" w:rsidRDefault="00B15C70" w:rsidP="00B15C70">
            <w:pPr>
              <w:rPr>
                <w:rFonts w:ascii="Cambria" w:hAnsi="Cambria" w:cs="Calibri"/>
                <w:sz w:val="18"/>
              </w:rPr>
            </w:pPr>
            <w:r w:rsidRPr="00B15C70">
              <w:rPr>
                <w:rFonts w:ascii="Cambria" w:hAnsi="Cambria" w:cs="Calibri"/>
                <w:sz w:val="18"/>
              </w:rPr>
              <w:t>Em</w:t>
            </w:r>
            <w:r w:rsidR="00A02608">
              <w:rPr>
                <w:rFonts w:ascii="Cambria" w:hAnsi="Cambria" w:cs="Calibri"/>
                <w:sz w:val="18"/>
              </w:rPr>
              <w:t xml:space="preserve">ployee Tuition Waiver </w:t>
            </w:r>
            <w:r w:rsidR="007D5AFA">
              <w:rPr>
                <w:rFonts w:ascii="Cambria" w:hAnsi="Cambria" w:cs="Calibri"/>
                <w:sz w:val="18"/>
                <w:szCs w:val="18"/>
              </w:rPr>
              <w:t>rate will remain at</w:t>
            </w:r>
            <w:r w:rsidR="007D5AFA" w:rsidRPr="007D5AFA">
              <w:rPr>
                <w:rFonts w:ascii="Cambria" w:hAnsi="Cambria" w:cs="Calibri"/>
                <w:sz w:val="14"/>
                <w:szCs w:val="18"/>
              </w:rPr>
              <w:t xml:space="preserve"> </w:t>
            </w:r>
            <w:r w:rsidR="007D5AFA" w:rsidRPr="007D5AFA">
              <w:rPr>
                <w:rFonts w:ascii="Cambria" w:hAnsi="Cambria" w:cs="Calibri"/>
                <w:sz w:val="18"/>
              </w:rPr>
              <w:t>$200</w:t>
            </w:r>
            <w:r w:rsidR="00BC0E54">
              <w:rPr>
                <w:rFonts w:ascii="Cambria" w:hAnsi="Cambria" w:cs="Calibri"/>
                <w:sz w:val="18"/>
              </w:rPr>
              <w:t>/</w:t>
            </w:r>
            <w:r w:rsidR="007D5AFA" w:rsidRPr="007D5AFA">
              <w:rPr>
                <w:rFonts w:ascii="Cambria" w:hAnsi="Cambria" w:cs="Calibri"/>
                <w:sz w:val="18"/>
              </w:rPr>
              <w:t>credit hour</w:t>
            </w:r>
          </w:p>
        </w:tc>
        <w:tc>
          <w:tcPr>
            <w:tcW w:w="2160" w:type="dxa"/>
          </w:tcPr>
          <w:p w14:paraId="41A2CA72" w14:textId="10016463" w:rsidR="007D5AFA" w:rsidRPr="007562FF" w:rsidRDefault="00B15C70" w:rsidP="00A02608">
            <w:pPr>
              <w:rPr>
                <w:rFonts w:ascii="Cambria" w:hAnsi="Cambria" w:cs="Calibri"/>
                <w:sz w:val="18"/>
              </w:rPr>
            </w:pPr>
            <w:r w:rsidRPr="00B15C70">
              <w:rPr>
                <w:rFonts w:ascii="Cambria" w:hAnsi="Cambria" w:cs="Calibri"/>
                <w:sz w:val="18"/>
              </w:rPr>
              <w:t xml:space="preserve">Based on actual CH taken by Employees in </w:t>
            </w:r>
            <w:r w:rsidR="00A02608">
              <w:rPr>
                <w:rFonts w:ascii="Cambria" w:hAnsi="Cambria" w:cs="Calibri"/>
                <w:sz w:val="18"/>
              </w:rPr>
              <w:t>prior FY</w:t>
            </w:r>
          </w:p>
        </w:tc>
        <w:tc>
          <w:tcPr>
            <w:tcW w:w="1440" w:type="dxa"/>
            <w:vMerge/>
          </w:tcPr>
          <w:p w14:paraId="1D3D4651" w14:textId="77777777" w:rsidR="00B15C70" w:rsidRPr="007562FF" w:rsidRDefault="00B15C70" w:rsidP="00B63A5C">
            <w:pPr>
              <w:jc w:val="both"/>
              <w:rPr>
                <w:rFonts w:ascii="Cambria" w:hAnsi="Cambria" w:cs="Calibri"/>
                <w:sz w:val="18"/>
              </w:rPr>
            </w:pPr>
          </w:p>
        </w:tc>
        <w:tc>
          <w:tcPr>
            <w:tcW w:w="1440" w:type="dxa"/>
          </w:tcPr>
          <w:p w14:paraId="52BF662B" w14:textId="06B70CAA" w:rsidR="00B15C70" w:rsidRPr="007562FF" w:rsidRDefault="00B15C70" w:rsidP="00277CA7">
            <w:pPr>
              <w:jc w:val="center"/>
              <w:rPr>
                <w:rFonts w:ascii="Cambria" w:hAnsi="Cambria" w:cs="Calibri"/>
                <w:sz w:val="18"/>
              </w:rPr>
            </w:pPr>
            <w:r w:rsidRPr="00B15C70">
              <w:rPr>
                <w:rFonts w:ascii="Cambria" w:hAnsi="Cambria" w:cs="Calibri"/>
                <w:sz w:val="18"/>
              </w:rPr>
              <w:t>No change</w:t>
            </w:r>
          </w:p>
        </w:tc>
        <w:tc>
          <w:tcPr>
            <w:tcW w:w="1890" w:type="dxa"/>
          </w:tcPr>
          <w:p w14:paraId="13BF6A2C" w14:textId="42CBCFA3" w:rsidR="00B15C70" w:rsidRPr="007562FF" w:rsidRDefault="00B15C70" w:rsidP="00277CA7">
            <w:pPr>
              <w:jc w:val="center"/>
              <w:rPr>
                <w:rFonts w:ascii="Cambria" w:hAnsi="Cambria" w:cs="Calibri"/>
                <w:sz w:val="18"/>
              </w:rPr>
            </w:pPr>
            <w:r w:rsidRPr="00B15C70">
              <w:rPr>
                <w:rFonts w:ascii="Cambria" w:hAnsi="Cambria" w:cs="Calibri"/>
                <w:sz w:val="18"/>
              </w:rPr>
              <w:t>Cash Adjustment in new FY</w:t>
            </w:r>
            <w:r w:rsidR="00026480">
              <w:rPr>
                <w:rStyle w:val="FootnoteReference"/>
                <w:rFonts w:ascii="Cambria" w:hAnsi="Cambria" w:cs="Calibri"/>
                <w:sz w:val="18"/>
              </w:rPr>
              <w:footnoteReference w:id="3"/>
            </w:r>
          </w:p>
        </w:tc>
      </w:tr>
      <w:tr w:rsidR="00A35E23" w14:paraId="14DAA646" w14:textId="77777777" w:rsidTr="00875FBD">
        <w:trPr>
          <w:trHeight w:val="485"/>
        </w:trPr>
        <w:tc>
          <w:tcPr>
            <w:tcW w:w="2700" w:type="dxa"/>
          </w:tcPr>
          <w:p w14:paraId="3CD59DA8" w14:textId="77777777" w:rsidR="00A35E23" w:rsidRPr="007D5AFA" w:rsidRDefault="00A35E23" w:rsidP="00A35E23">
            <w:pPr>
              <w:rPr>
                <w:rFonts w:ascii="Cambria" w:hAnsi="Cambria" w:cs="Calibri"/>
                <w:sz w:val="18"/>
                <w:szCs w:val="18"/>
              </w:rPr>
            </w:pPr>
          </w:p>
        </w:tc>
        <w:tc>
          <w:tcPr>
            <w:tcW w:w="3600" w:type="dxa"/>
            <w:gridSpan w:val="2"/>
          </w:tcPr>
          <w:p w14:paraId="353695B5" w14:textId="20DDC0F8" w:rsidR="00A35E23" w:rsidRPr="00277CA7" w:rsidRDefault="00A35E23" w:rsidP="00A35E23">
            <w:pPr>
              <w:rPr>
                <w:rFonts w:ascii="Cambria" w:hAnsi="Cambria" w:cs="Calibri"/>
                <w:sz w:val="18"/>
              </w:rPr>
            </w:pPr>
            <w:r w:rsidRPr="007562FF">
              <w:rPr>
                <w:rFonts w:ascii="Cambria" w:hAnsi="Cambria"/>
                <w:b/>
              </w:rPr>
              <w:t>RCM Standard Process</w:t>
            </w:r>
          </w:p>
        </w:tc>
        <w:tc>
          <w:tcPr>
            <w:tcW w:w="3330" w:type="dxa"/>
            <w:gridSpan w:val="2"/>
          </w:tcPr>
          <w:p w14:paraId="07174F4D" w14:textId="77777777" w:rsidR="00A35E23" w:rsidRPr="00B15C70" w:rsidRDefault="00A35E23" w:rsidP="00A35E23">
            <w:pPr>
              <w:jc w:val="center"/>
              <w:rPr>
                <w:rFonts w:ascii="Cambria" w:hAnsi="Cambria" w:cs="Calibri"/>
                <w:sz w:val="18"/>
              </w:rPr>
            </w:pPr>
            <w:r w:rsidRPr="007562FF">
              <w:rPr>
                <w:rFonts w:ascii="Cambria" w:hAnsi="Cambria" w:cs="Calibri"/>
                <w:b/>
              </w:rPr>
              <w:t>Change due to Suspension of RCM</w:t>
            </w:r>
          </w:p>
          <w:p w14:paraId="2402A758" w14:textId="23341859" w:rsidR="001C6E81" w:rsidRPr="00875FBD" w:rsidRDefault="00A35E23" w:rsidP="00875FBD">
            <w:pPr>
              <w:jc w:val="center"/>
              <w:rPr>
                <w:rFonts w:ascii="Cambria" w:hAnsi="Cambria"/>
                <w:b/>
              </w:rPr>
            </w:pPr>
            <w:r w:rsidRPr="007562FF">
              <w:rPr>
                <w:rFonts w:ascii="Cambria" w:hAnsi="Cambria"/>
                <w:b/>
              </w:rPr>
              <w:t>RCM Standard Process</w:t>
            </w:r>
          </w:p>
        </w:tc>
      </w:tr>
      <w:tr w:rsidR="00A35E23" w14:paraId="089FF554" w14:textId="77777777" w:rsidTr="00A02608">
        <w:trPr>
          <w:trHeight w:val="710"/>
        </w:trPr>
        <w:tc>
          <w:tcPr>
            <w:tcW w:w="2700" w:type="dxa"/>
            <w:vAlign w:val="center"/>
          </w:tcPr>
          <w:p w14:paraId="00ED6143" w14:textId="7AE81B22" w:rsidR="00A35E23" w:rsidRPr="007D5AFA" w:rsidRDefault="00A35E23" w:rsidP="00A35E23">
            <w:pPr>
              <w:rPr>
                <w:rFonts w:ascii="Cambria" w:hAnsi="Cambria" w:cs="Calibri"/>
                <w:sz w:val="18"/>
                <w:szCs w:val="18"/>
              </w:rPr>
            </w:pPr>
            <w:r w:rsidRPr="007562FF">
              <w:rPr>
                <w:rFonts w:ascii="Cambria" w:hAnsi="Cambria" w:cs="Calibri"/>
                <w:b/>
                <w:bCs/>
                <w:color w:val="000000"/>
              </w:rPr>
              <w:t>Tuition</w:t>
            </w:r>
          </w:p>
        </w:tc>
        <w:tc>
          <w:tcPr>
            <w:tcW w:w="2160" w:type="dxa"/>
            <w:vAlign w:val="center"/>
          </w:tcPr>
          <w:p w14:paraId="2DB8F2A6" w14:textId="3565D13A" w:rsidR="00A35E23" w:rsidRDefault="00A35E23" w:rsidP="00A35E23">
            <w:pPr>
              <w:rPr>
                <w:rFonts w:ascii="Cambria" w:hAnsi="Cambria" w:cs="Calibri"/>
                <w:sz w:val="18"/>
              </w:rPr>
            </w:pPr>
            <w:r w:rsidRPr="007562FF">
              <w:rPr>
                <w:rFonts w:ascii="Cambria" w:hAnsi="Cambria" w:cs="Calibri"/>
                <w:b/>
                <w:bCs/>
                <w:color w:val="000000"/>
              </w:rPr>
              <w:t>Computed</w:t>
            </w:r>
          </w:p>
        </w:tc>
        <w:tc>
          <w:tcPr>
            <w:tcW w:w="1440" w:type="dxa"/>
            <w:vAlign w:val="center"/>
          </w:tcPr>
          <w:p w14:paraId="2B41A3B2" w14:textId="1E186AE0" w:rsidR="00A35E23" w:rsidRPr="00277CA7" w:rsidRDefault="00A35E23" w:rsidP="00A35E23">
            <w:pPr>
              <w:rPr>
                <w:rFonts w:ascii="Cambria" w:hAnsi="Cambria" w:cs="Calibri"/>
                <w:sz w:val="18"/>
              </w:rPr>
            </w:pPr>
            <w:r w:rsidRPr="007562FF">
              <w:rPr>
                <w:rFonts w:ascii="Cambria" w:hAnsi="Cambria" w:cs="Calibri"/>
                <w:b/>
                <w:bCs/>
                <w:color w:val="000000"/>
              </w:rPr>
              <w:t>Distributed</w:t>
            </w:r>
          </w:p>
        </w:tc>
        <w:tc>
          <w:tcPr>
            <w:tcW w:w="1440" w:type="dxa"/>
            <w:vAlign w:val="center"/>
          </w:tcPr>
          <w:p w14:paraId="1031BD65" w14:textId="3431723F" w:rsidR="00A35E23" w:rsidRPr="00B15C70" w:rsidRDefault="00A35E23" w:rsidP="00A35E23">
            <w:pPr>
              <w:jc w:val="center"/>
              <w:rPr>
                <w:rFonts w:ascii="Cambria" w:hAnsi="Cambria" w:cs="Calibri"/>
                <w:sz w:val="18"/>
              </w:rPr>
            </w:pPr>
            <w:r w:rsidRPr="007562FF">
              <w:rPr>
                <w:rFonts w:ascii="Cambria" w:hAnsi="Cambria" w:cs="Calibri"/>
                <w:b/>
                <w:bCs/>
                <w:color w:val="000000"/>
              </w:rPr>
              <w:t>Computed</w:t>
            </w:r>
          </w:p>
        </w:tc>
        <w:tc>
          <w:tcPr>
            <w:tcW w:w="1890" w:type="dxa"/>
            <w:vAlign w:val="center"/>
          </w:tcPr>
          <w:p w14:paraId="5F3B7FBA" w14:textId="4A7EFD16" w:rsidR="00A35E23" w:rsidRPr="00B15C70" w:rsidRDefault="00A35E23" w:rsidP="00A35E23">
            <w:pPr>
              <w:jc w:val="center"/>
              <w:rPr>
                <w:rFonts w:ascii="Cambria" w:hAnsi="Cambria" w:cs="Calibri"/>
                <w:sz w:val="18"/>
              </w:rPr>
            </w:pPr>
            <w:r w:rsidRPr="007562FF">
              <w:rPr>
                <w:rFonts w:ascii="Cambria" w:hAnsi="Cambria" w:cs="Calibri"/>
                <w:b/>
                <w:bCs/>
                <w:color w:val="000000"/>
              </w:rPr>
              <w:t>Distributed</w:t>
            </w:r>
          </w:p>
        </w:tc>
      </w:tr>
      <w:tr w:rsidR="00B15C70" w14:paraId="08E86FD0" w14:textId="77777777" w:rsidTr="00A02608">
        <w:trPr>
          <w:trHeight w:val="710"/>
        </w:trPr>
        <w:tc>
          <w:tcPr>
            <w:tcW w:w="2700" w:type="dxa"/>
          </w:tcPr>
          <w:p w14:paraId="387E2624" w14:textId="4E2CD87C" w:rsidR="007562FF" w:rsidRPr="007D5AFA" w:rsidRDefault="00277CA7" w:rsidP="007D5AFA">
            <w:pPr>
              <w:rPr>
                <w:rFonts w:ascii="Cambria" w:hAnsi="Cambria" w:cs="Calibri"/>
                <w:sz w:val="18"/>
                <w:szCs w:val="18"/>
              </w:rPr>
            </w:pPr>
            <w:r w:rsidRPr="007D5AFA">
              <w:rPr>
                <w:rFonts w:ascii="Cambria" w:hAnsi="Cambria" w:cs="Calibri"/>
                <w:sz w:val="18"/>
                <w:szCs w:val="18"/>
              </w:rPr>
              <w:t>Employee Tuition Waiver (Admin Units)</w:t>
            </w:r>
            <w:r w:rsidR="007D5AFA">
              <w:rPr>
                <w:rFonts w:ascii="Cambria" w:hAnsi="Cambria" w:cs="Calibri"/>
                <w:sz w:val="18"/>
                <w:szCs w:val="18"/>
              </w:rPr>
              <w:t>, the rate will remain at</w:t>
            </w:r>
            <w:r w:rsidR="007D5AFA" w:rsidRPr="007D5AFA">
              <w:rPr>
                <w:rFonts w:ascii="Cambria" w:hAnsi="Cambria" w:cs="Calibri"/>
                <w:sz w:val="14"/>
                <w:szCs w:val="18"/>
              </w:rPr>
              <w:t xml:space="preserve"> </w:t>
            </w:r>
            <w:r w:rsidR="007D5AFA" w:rsidRPr="007D5AFA">
              <w:rPr>
                <w:rFonts w:ascii="Cambria" w:hAnsi="Cambria" w:cs="Calibri"/>
                <w:sz w:val="18"/>
              </w:rPr>
              <w:t>$200 per credit hour</w:t>
            </w:r>
          </w:p>
        </w:tc>
        <w:tc>
          <w:tcPr>
            <w:tcW w:w="2160" w:type="dxa"/>
          </w:tcPr>
          <w:p w14:paraId="5A8A081F" w14:textId="71FFD003" w:rsidR="007D5AFA" w:rsidRPr="007D5AFA" w:rsidRDefault="00277CA7" w:rsidP="00277CA7">
            <w:pPr>
              <w:rPr>
                <w:rFonts w:ascii="Cambria" w:hAnsi="Cambria" w:cs="Calibri"/>
                <w:sz w:val="18"/>
              </w:rPr>
            </w:pPr>
            <w:r>
              <w:rPr>
                <w:rFonts w:ascii="Cambria" w:hAnsi="Cambria" w:cs="Calibri"/>
                <w:sz w:val="18"/>
              </w:rPr>
              <w:t>Based on a</w:t>
            </w:r>
            <w:r w:rsidRPr="00277CA7">
              <w:rPr>
                <w:rFonts w:ascii="Cambria" w:hAnsi="Cambria" w:cs="Calibri"/>
                <w:sz w:val="18"/>
              </w:rPr>
              <w:t>ctual CH taken by Employees in PRIOR FY</w:t>
            </w:r>
          </w:p>
        </w:tc>
        <w:tc>
          <w:tcPr>
            <w:tcW w:w="1440" w:type="dxa"/>
          </w:tcPr>
          <w:p w14:paraId="7C666D51" w14:textId="4616F324" w:rsidR="007562FF" w:rsidRDefault="00277CA7" w:rsidP="00277CA7">
            <w:pPr>
              <w:rPr>
                <w:rFonts w:ascii="Cambria" w:hAnsi="Cambria" w:cs="Calibri"/>
                <w:sz w:val="22"/>
              </w:rPr>
            </w:pPr>
            <w:r w:rsidRPr="00277CA7">
              <w:rPr>
                <w:rFonts w:ascii="Cambria" w:hAnsi="Cambria" w:cs="Calibri"/>
                <w:sz w:val="18"/>
              </w:rPr>
              <w:t>Cash transfer from Admin Unit</w:t>
            </w:r>
          </w:p>
        </w:tc>
        <w:tc>
          <w:tcPr>
            <w:tcW w:w="1440" w:type="dxa"/>
          </w:tcPr>
          <w:p w14:paraId="007CB763" w14:textId="55163419" w:rsidR="007562FF" w:rsidRDefault="00277CA7" w:rsidP="00277CA7">
            <w:pPr>
              <w:jc w:val="center"/>
              <w:rPr>
                <w:rFonts w:ascii="Cambria" w:hAnsi="Cambria" w:cs="Calibri"/>
                <w:sz w:val="22"/>
              </w:rPr>
            </w:pPr>
            <w:r w:rsidRPr="00B15C70">
              <w:rPr>
                <w:rFonts w:ascii="Cambria" w:hAnsi="Cambria" w:cs="Calibri"/>
                <w:sz w:val="18"/>
              </w:rPr>
              <w:t>No change</w:t>
            </w:r>
          </w:p>
        </w:tc>
        <w:tc>
          <w:tcPr>
            <w:tcW w:w="1890" w:type="dxa"/>
          </w:tcPr>
          <w:p w14:paraId="4B94074A" w14:textId="6595EE68" w:rsidR="007562FF" w:rsidRDefault="00277CA7" w:rsidP="00277CA7">
            <w:pPr>
              <w:jc w:val="center"/>
              <w:rPr>
                <w:rFonts w:ascii="Cambria" w:hAnsi="Cambria" w:cs="Calibri"/>
                <w:sz w:val="22"/>
              </w:rPr>
            </w:pPr>
            <w:r w:rsidRPr="00B15C70">
              <w:rPr>
                <w:rFonts w:ascii="Cambria" w:hAnsi="Cambria" w:cs="Calibri"/>
                <w:sz w:val="18"/>
              </w:rPr>
              <w:t>No change</w:t>
            </w:r>
          </w:p>
        </w:tc>
      </w:tr>
      <w:tr w:rsidR="007D5AFA" w14:paraId="3B760446" w14:textId="77777777" w:rsidTr="00A02608">
        <w:tc>
          <w:tcPr>
            <w:tcW w:w="2700" w:type="dxa"/>
          </w:tcPr>
          <w:p w14:paraId="0A149CDA" w14:textId="64231AF1" w:rsidR="007D5AFA" w:rsidRPr="007D5AFA" w:rsidRDefault="007D5AFA" w:rsidP="00EB75EE">
            <w:pPr>
              <w:rPr>
                <w:rFonts w:ascii="Cambria" w:hAnsi="Cambria" w:cs="Calibri"/>
                <w:sz w:val="18"/>
                <w:szCs w:val="18"/>
              </w:rPr>
            </w:pPr>
            <w:r w:rsidRPr="007D5AFA">
              <w:rPr>
                <w:rFonts w:ascii="Cambria" w:hAnsi="Cambria" w:cs="Calibri"/>
                <w:sz w:val="18"/>
                <w:szCs w:val="18"/>
              </w:rPr>
              <w:t>Graduate Cross Instruction</w:t>
            </w:r>
          </w:p>
        </w:tc>
        <w:tc>
          <w:tcPr>
            <w:tcW w:w="2160" w:type="dxa"/>
          </w:tcPr>
          <w:p w14:paraId="53D20A4C" w14:textId="2271E627" w:rsidR="007D5AFA" w:rsidRPr="007D5AFA" w:rsidRDefault="007D5AFA" w:rsidP="007D5AFA">
            <w:pPr>
              <w:rPr>
                <w:rFonts w:ascii="Cambria" w:hAnsi="Cambria" w:cs="Calibri"/>
                <w:sz w:val="18"/>
              </w:rPr>
            </w:pPr>
            <w:r w:rsidRPr="007D5AFA">
              <w:rPr>
                <w:rFonts w:ascii="Cambria" w:hAnsi="Cambria" w:cs="Calibri"/>
                <w:sz w:val="18"/>
              </w:rPr>
              <w:t>Based on actual CH taken in FY ending</w:t>
            </w:r>
          </w:p>
        </w:tc>
        <w:tc>
          <w:tcPr>
            <w:tcW w:w="1440" w:type="dxa"/>
          </w:tcPr>
          <w:p w14:paraId="3BE1DACE" w14:textId="35335ABF" w:rsidR="007D5AFA" w:rsidRDefault="007D5AFA" w:rsidP="007D5AFA">
            <w:pPr>
              <w:rPr>
                <w:rFonts w:ascii="Cambria" w:hAnsi="Cambria" w:cs="Calibri"/>
                <w:sz w:val="22"/>
              </w:rPr>
            </w:pPr>
            <w:r w:rsidRPr="007D5AFA">
              <w:rPr>
                <w:rFonts w:ascii="Cambria" w:hAnsi="Cambria" w:cs="Calibri"/>
                <w:sz w:val="18"/>
              </w:rPr>
              <w:t>Perm Adjustment in FY that is ending</w:t>
            </w:r>
          </w:p>
        </w:tc>
        <w:tc>
          <w:tcPr>
            <w:tcW w:w="1440" w:type="dxa"/>
            <w:vAlign w:val="center"/>
          </w:tcPr>
          <w:p w14:paraId="6293D877" w14:textId="5E7803E8" w:rsidR="007D5AFA" w:rsidRPr="007D5AFA" w:rsidRDefault="007D5AFA" w:rsidP="007D5AFA">
            <w:pPr>
              <w:jc w:val="both"/>
              <w:rPr>
                <w:rFonts w:ascii="Cambria" w:hAnsi="Cambria" w:cs="Calibri"/>
                <w:sz w:val="18"/>
              </w:rPr>
            </w:pPr>
            <w:r w:rsidRPr="007D5AFA">
              <w:rPr>
                <w:rFonts w:ascii="Cambria" w:hAnsi="Cambria" w:cs="Calibri"/>
                <w:color w:val="000000"/>
                <w:sz w:val="18"/>
                <w:szCs w:val="22"/>
              </w:rPr>
              <w:t xml:space="preserve">No change </w:t>
            </w:r>
          </w:p>
        </w:tc>
        <w:tc>
          <w:tcPr>
            <w:tcW w:w="1890" w:type="dxa"/>
            <w:vAlign w:val="center"/>
          </w:tcPr>
          <w:p w14:paraId="5CE43FF2" w14:textId="3D3ACC59" w:rsidR="007D5AFA" w:rsidRPr="007D5AFA" w:rsidRDefault="007D5AFA" w:rsidP="007D5AFA">
            <w:pPr>
              <w:jc w:val="both"/>
              <w:rPr>
                <w:rFonts w:ascii="Cambria" w:hAnsi="Cambria" w:cs="Calibri"/>
                <w:sz w:val="18"/>
              </w:rPr>
            </w:pPr>
            <w:r w:rsidRPr="007D5AFA">
              <w:rPr>
                <w:rFonts w:ascii="Cambria" w:hAnsi="Cambria" w:cs="Calibri"/>
                <w:color w:val="000000"/>
                <w:sz w:val="18"/>
                <w:szCs w:val="22"/>
              </w:rPr>
              <w:t>Cash Adjustment in FY that is ending</w:t>
            </w:r>
          </w:p>
        </w:tc>
      </w:tr>
      <w:tr w:rsidR="00EB75EE" w14:paraId="75651170" w14:textId="77777777" w:rsidTr="00A02608">
        <w:tc>
          <w:tcPr>
            <w:tcW w:w="2700" w:type="dxa"/>
          </w:tcPr>
          <w:p w14:paraId="581639E8" w14:textId="2037AA8B" w:rsidR="00EB75EE" w:rsidRPr="007D5AFA" w:rsidRDefault="00EB75EE" w:rsidP="00EB75EE">
            <w:pPr>
              <w:rPr>
                <w:rFonts w:ascii="Cambria" w:hAnsi="Cambria" w:cs="Calibri"/>
                <w:sz w:val="18"/>
                <w:szCs w:val="18"/>
              </w:rPr>
            </w:pPr>
            <w:r w:rsidRPr="007D5AFA">
              <w:rPr>
                <w:rFonts w:ascii="Cambria" w:hAnsi="Cambria" w:cs="Calibri"/>
                <w:sz w:val="18"/>
                <w:szCs w:val="18"/>
              </w:rPr>
              <w:t xml:space="preserve">Extended Campus </w:t>
            </w:r>
            <w:r>
              <w:rPr>
                <w:rFonts w:ascii="Cambria" w:hAnsi="Cambria" w:cs="Calibri"/>
                <w:sz w:val="18"/>
                <w:szCs w:val="18"/>
              </w:rPr>
              <w:t>–</w:t>
            </w:r>
            <w:r w:rsidRPr="007D5AFA">
              <w:rPr>
                <w:rFonts w:ascii="Cambria" w:hAnsi="Cambria" w:cs="Calibri"/>
                <w:sz w:val="18"/>
                <w:szCs w:val="18"/>
              </w:rPr>
              <w:t xml:space="preserve"> Extramural</w:t>
            </w:r>
            <w:r>
              <w:rPr>
                <w:rFonts w:ascii="Cambria" w:hAnsi="Cambria" w:cs="Calibri"/>
                <w:sz w:val="18"/>
                <w:szCs w:val="18"/>
              </w:rPr>
              <w:t xml:space="preserve"> Programs</w:t>
            </w:r>
          </w:p>
        </w:tc>
        <w:tc>
          <w:tcPr>
            <w:tcW w:w="2160" w:type="dxa"/>
          </w:tcPr>
          <w:p w14:paraId="67B84DB9" w14:textId="60CD4D98" w:rsidR="00EB75EE" w:rsidRPr="007D5AFA" w:rsidRDefault="00EB75EE" w:rsidP="007D5AFA">
            <w:pPr>
              <w:rPr>
                <w:rFonts w:ascii="Cambria" w:hAnsi="Cambria" w:cs="Calibri"/>
                <w:sz w:val="18"/>
                <w:szCs w:val="18"/>
              </w:rPr>
            </w:pPr>
            <w:r w:rsidRPr="007D5AFA">
              <w:rPr>
                <w:rFonts w:ascii="Cambria" w:hAnsi="Cambria" w:cs="Calibri"/>
                <w:sz w:val="18"/>
                <w:szCs w:val="18"/>
              </w:rPr>
              <w:t>Actual tuition generated by these programs</w:t>
            </w:r>
          </w:p>
        </w:tc>
        <w:tc>
          <w:tcPr>
            <w:tcW w:w="1440" w:type="dxa"/>
            <w:vMerge w:val="restart"/>
          </w:tcPr>
          <w:p w14:paraId="59927BD6" w14:textId="77777777" w:rsidR="00EB75EE" w:rsidRDefault="00EB75EE" w:rsidP="007D5AFA">
            <w:pPr>
              <w:rPr>
                <w:rFonts w:ascii="Cambria" w:hAnsi="Cambria" w:cs="Calibri"/>
                <w:sz w:val="18"/>
                <w:szCs w:val="18"/>
              </w:rPr>
            </w:pPr>
          </w:p>
          <w:p w14:paraId="1D235288" w14:textId="77777777" w:rsidR="00EB75EE" w:rsidRDefault="00EB75EE" w:rsidP="007D5AFA">
            <w:pPr>
              <w:rPr>
                <w:rFonts w:ascii="Cambria" w:hAnsi="Cambria" w:cs="Calibri"/>
                <w:sz w:val="18"/>
                <w:szCs w:val="18"/>
              </w:rPr>
            </w:pPr>
          </w:p>
          <w:p w14:paraId="37C426A7" w14:textId="78603021" w:rsidR="00EB75EE" w:rsidRPr="007D5AFA" w:rsidRDefault="00EB75EE" w:rsidP="007D5AFA">
            <w:pPr>
              <w:rPr>
                <w:rFonts w:ascii="Cambria" w:hAnsi="Cambria" w:cs="Calibri"/>
                <w:sz w:val="18"/>
                <w:szCs w:val="18"/>
              </w:rPr>
            </w:pPr>
            <w:r w:rsidRPr="007D5AFA">
              <w:rPr>
                <w:rFonts w:ascii="Cambria" w:hAnsi="Cambria" w:cs="Calibri"/>
                <w:sz w:val="18"/>
                <w:szCs w:val="18"/>
              </w:rPr>
              <w:t>Cash transfer to Extended Campus</w:t>
            </w:r>
          </w:p>
          <w:p w14:paraId="248AA73F" w14:textId="284A2CE6" w:rsidR="00EB75EE" w:rsidRPr="007D5AFA" w:rsidRDefault="00EB75EE" w:rsidP="00EB75EE">
            <w:pPr>
              <w:rPr>
                <w:rFonts w:ascii="Cambria" w:hAnsi="Cambria" w:cs="Calibri"/>
                <w:sz w:val="18"/>
                <w:szCs w:val="18"/>
              </w:rPr>
            </w:pPr>
            <w:r>
              <w:rPr>
                <w:rFonts w:ascii="Cambria" w:hAnsi="Cambria" w:cs="Calibri"/>
                <w:sz w:val="18"/>
                <w:szCs w:val="18"/>
              </w:rPr>
              <w:t xml:space="preserve"> </w:t>
            </w:r>
          </w:p>
        </w:tc>
        <w:tc>
          <w:tcPr>
            <w:tcW w:w="1440" w:type="dxa"/>
          </w:tcPr>
          <w:p w14:paraId="763EEB15" w14:textId="206C4409" w:rsidR="00EB75EE" w:rsidRDefault="00EB75EE" w:rsidP="007D5AFA">
            <w:pPr>
              <w:jc w:val="both"/>
              <w:rPr>
                <w:rFonts w:ascii="Cambria" w:hAnsi="Cambria" w:cs="Calibri"/>
                <w:sz w:val="22"/>
              </w:rPr>
            </w:pPr>
            <w:r w:rsidRPr="007D5AFA">
              <w:rPr>
                <w:rFonts w:ascii="Cambria" w:hAnsi="Cambria" w:cs="Calibri"/>
                <w:color w:val="000000"/>
                <w:sz w:val="18"/>
                <w:szCs w:val="22"/>
              </w:rPr>
              <w:t>No change</w:t>
            </w:r>
          </w:p>
        </w:tc>
        <w:tc>
          <w:tcPr>
            <w:tcW w:w="1890" w:type="dxa"/>
            <w:vMerge w:val="restart"/>
          </w:tcPr>
          <w:p w14:paraId="495A0652" w14:textId="77777777" w:rsidR="00EB75EE" w:rsidRDefault="00EB75EE" w:rsidP="007D5AFA">
            <w:pPr>
              <w:jc w:val="both"/>
              <w:rPr>
                <w:rFonts w:ascii="Cambria" w:hAnsi="Cambria" w:cs="Calibri"/>
                <w:color w:val="000000"/>
                <w:sz w:val="18"/>
                <w:szCs w:val="22"/>
              </w:rPr>
            </w:pPr>
          </w:p>
          <w:p w14:paraId="6BF13F3B" w14:textId="77777777" w:rsidR="00EB75EE" w:rsidRDefault="00EB75EE" w:rsidP="007D5AFA">
            <w:pPr>
              <w:jc w:val="both"/>
              <w:rPr>
                <w:rFonts w:ascii="Cambria" w:hAnsi="Cambria" w:cs="Calibri"/>
                <w:color w:val="000000"/>
                <w:sz w:val="18"/>
                <w:szCs w:val="22"/>
              </w:rPr>
            </w:pPr>
          </w:p>
          <w:p w14:paraId="4313D5E1" w14:textId="77777777" w:rsidR="00EB75EE" w:rsidRDefault="00EB75EE" w:rsidP="007D5AFA">
            <w:pPr>
              <w:jc w:val="both"/>
              <w:rPr>
                <w:rFonts w:ascii="Cambria" w:hAnsi="Cambria" w:cs="Calibri"/>
                <w:color w:val="000000"/>
                <w:sz w:val="18"/>
                <w:szCs w:val="22"/>
              </w:rPr>
            </w:pPr>
          </w:p>
          <w:p w14:paraId="66CD849B" w14:textId="3EEDC7B9" w:rsidR="00EB75EE" w:rsidRDefault="00EB75EE" w:rsidP="007D5AFA">
            <w:pPr>
              <w:jc w:val="both"/>
              <w:rPr>
                <w:rFonts w:ascii="Cambria" w:hAnsi="Cambria" w:cs="Calibri"/>
                <w:sz w:val="22"/>
              </w:rPr>
            </w:pPr>
            <w:r w:rsidRPr="007D5AFA">
              <w:rPr>
                <w:rFonts w:ascii="Cambria" w:hAnsi="Cambria" w:cs="Calibri"/>
                <w:color w:val="000000"/>
                <w:sz w:val="18"/>
                <w:szCs w:val="22"/>
              </w:rPr>
              <w:t>No change</w:t>
            </w:r>
          </w:p>
        </w:tc>
      </w:tr>
      <w:tr w:rsidR="00EB75EE" w:rsidRPr="00EB75EE" w14:paraId="685C75D8" w14:textId="77777777" w:rsidTr="00A02608">
        <w:tc>
          <w:tcPr>
            <w:tcW w:w="2700" w:type="dxa"/>
          </w:tcPr>
          <w:p w14:paraId="415ADB71" w14:textId="29680A1B" w:rsidR="00EB75EE" w:rsidRPr="00EB75EE" w:rsidRDefault="00EB75EE" w:rsidP="00EB75EE">
            <w:pPr>
              <w:rPr>
                <w:rFonts w:ascii="Cambria" w:hAnsi="Cambria" w:cs="Calibri"/>
                <w:sz w:val="18"/>
                <w:szCs w:val="18"/>
              </w:rPr>
            </w:pPr>
            <w:r w:rsidRPr="00EB75EE">
              <w:rPr>
                <w:rFonts w:ascii="Cambria" w:hAnsi="Cambria" w:cs="Calibri"/>
                <w:sz w:val="18"/>
                <w:szCs w:val="18"/>
              </w:rPr>
              <w:t>Extended Campus – Campus Share of Full Cost Recovery Programs</w:t>
            </w:r>
          </w:p>
        </w:tc>
        <w:tc>
          <w:tcPr>
            <w:tcW w:w="2160" w:type="dxa"/>
          </w:tcPr>
          <w:p w14:paraId="55A14B4D" w14:textId="7D12DEA4" w:rsidR="00EB75EE" w:rsidRPr="00EB75EE" w:rsidRDefault="00EB75EE" w:rsidP="00EB75EE">
            <w:pPr>
              <w:rPr>
                <w:rFonts w:ascii="Cambria" w:hAnsi="Cambria" w:cs="Calibri"/>
                <w:sz w:val="18"/>
                <w:szCs w:val="18"/>
              </w:rPr>
            </w:pPr>
            <w:r w:rsidRPr="00EB75EE">
              <w:rPr>
                <w:rFonts w:ascii="Cambria" w:hAnsi="Cambria" w:cs="Calibri"/>
                <w:sz w:val="18"/>
                <w:szCs w:val="18"/>
              </w:rPr>
              <w:t>Campus share of tuition generated by certain programs by agreement</w:t>
            </w:r>
          </w:p>
        </w:tc>
        <w:tc>
          <w:tcPr>
            <w:tcW w:w="1440" w:type="dxa"/>
            <w:vMerge/>
          </w:tcPr>
          <w:p w14:paraId="27D2AD3A" w14:textId="39A63175" w:rsidR="00EB75EE" w:rsidRPr="00EB75EE" w:rsidRDefault="00EB75EE" w:rsidP="00EB75EE">
            <w:pPr>
              <w:rPr>
                <w:rFonts w:ascii="Cambria" w:hAnsi="Cambria" w:cs="Calibri"/>
                <w:sz w:val="18"/>
                <w:szCs w:val="18"/>
              </w:rPr>
            </w:pPr>
          </w:p>
        </w:tc>
        <w:tc>
          <w:tcPr>
            <w:tcW w:w="1440" w:type="dxa"/>
          </w:tcPr>
          <w:p w14:paraId="584C6542" w14:textId="37FBAD68" w:rsidR="00EB75EE" w:rsidRPr="00EB75EE" w:rsidRDefault="00AE5F4A" w:rsidP="00EB75EE">
            <w:pPr>
              <w:rPr>
                <w:rFonts w:ascii="Cambria" w:hAnsi="Cambria" w:cs="Calibri"/>
                <w:sz w:val="18"/>
                <w:szCs w:val="18"/>
              </w:rPr>
            </w:pPr>
            <w:r>
              <w:rPr>
                <w:rFonts w:ascii="Cambria" w:hAnsi="Cambria" w:cs="Calibri"/>
                <w:sz w:val="18"/>
                <w:szCs w:val="18"/>
              </w:rPr>
              <w:t>TBD</w:t>
            </w:r>
          </w:p>
        </w:tc>
        <w:tc>
          <w:tcPr>
            <w:tcW w:w="1890" w:type="dxa"/>
            <w:vMerge/>
          </w:tcPr>
          <w:p w14:paraId="05D570FE" w14:textId="77777777" w:rsidR="00EB75EE" w:rsidRPr="00EB75EE" w:rsidRDefault="00EB75EE" w:rsidP="00EB75EE">
            <w:pPr>
              <w:rPr>
                <w:rFonts w:ascii="Cambria" w:hAnsi="Cambria" w:cs="Calibri"/>
                <w:sz w:val="18"/>
                <w:szCs w:val="18"/>
              </w:rPr>
            </w:pPr>
          </w:p>
        </w:tc>
      </w:tr>
      <w:tr w:rsidR="00680A64" w:rsidRPr="00EB75EE" w14:paraId="13EB5A53" w14:textId="77777777" w:rsidTr="00A02608">
        <w:tc>
          <w:tcPr>
            <w:tcW w:w="2700" w:type="dxa"/>
          </w:tcPr>
          <w:p w14:paraId="3E21DACD" w14:textId="459C4FBB" w:rsidR="00680A64" w:rsidRPr="00EB75EE" w:rsidRDefault="00680A64" w:rsidP="00680A64">
            <w:pPr>
              <w:rPr>
                <w:rFonts w:ascii="Cambria" w:hAnsi="Cambria" w:cs="Calibri"/>
                <w:sz w:val="18"/>
                <w:szCs w:val="18"/>
              </w:rPr>
            </w:pPr>
            <w:r>
              <w:rPr>
                <w:rFonts w:ascii="Cambria" w:hAnsi="Cambria" w:cs="Calibri"/>
                <w:sz w:val="18"/>
                <w:szCs w:val="18"/>
              </w:rPr>
              <w:t>Shorelight Teaching Reimbursement</w:t>
            </w:r>
          </w:p>
        </w:tc>
        <w:tc>
          <w:tcPr>
            <w:tcW w:w="2160" w:type="dxa"/>
          </w:tcPr>
          <w:p w14:paraId="33D3C390" w14:textId="176411DF" w:rsidR="00680A64" w:rsidRPr="00EB75EE" w:rsidRDefault="00680A64" w:rsidP="00680A64">
            <w:pPr>
              <w:rPr>
                <w:rFonts w:ascii="Cambria" w:hAnsi="Cambria" w:cs="Calibri"/>
                <w:sz w:val="18"/>
                <w:szCs w:val="18"/>
              </w:rPr>
            </w:pPr>
            <w:r>
              <w:rPr>
                <w:rFonts w:ascii="Cambria" w:hAnsi="Cambria" w:cs="Calibri"/>
                <w:sz w:val="18"/>
                <w:szCs w:val="18"/>
              </w:rPr>
              <w:t>CH for open courses based on contractual rate.  Minimum reimbursement for closed courses.</w:t>
            </w:r>
          </w:p>
        </w:tc>
        <w:tc>
          <w:tcPr>
            <w:tcW w:w="1440" w:type="dxa"/>
            <w:vMerge w:val="restart"/>
          </w:tcPr>
          <w:p w14:paraId="4FD62304" w14:textId="77777777" w:rsidR="00680A64" w:rsidRDefault="00680A64" w:rsidP="00680A64">
            <w:pPr>
              <w:rPr>
                <w:rFonts w:ascii="Cambria" w:hAnsi="Cambria" w:cs="Calibri"/>
                <w:sz w:val="18"/>
                <w:szCs w:val="18"/>
              </w:rPr>
            </w:pPr>
          </w:p>
          <w:p w14:paraId="1167DC57" w14:textId="77777777" w:rsidR="00680A64" w:rsidRDefault="00680A64" w:rsidP="00680A64">
            <w:pPr>
              <w:rPr>
                <w:rFonts w:ascii="Cambria" w:hAnsi="Cambria" w:cs="Calibri"/>
                <w:sz w:val="18"/>
                <w:szCs w:val="18"/>
              </w:rPr>
            </w:pPr>
          </w:p>
          <w:p w14:paraId="4198BF3C" w14:textId="77777777" w:rsidR="00680A64" w:rsidRDefault="00680A64" w:rsidP="00680A64">
            <w:pPr>
              <w:rPr>
                <w:rFonts w:ascii="Cambria" w:hAnsi="Cambria" w:cs="Calibri"/>
                <w:sz w:val="18"/>
                <w:szCs w:val="18"/>
              </w:rPr>
            </w:pPr>
          </w:p>
          <w:p w14:paraId="4905B686" w14:textId="77777777" w:rsidR="00680A64" w:rsidRDefault="00680A64" w:rsidP="00680A64">
            <w:pPr>
              <w:rPr>
                <w:rFonts w:ascii="Cambria" w:hAnsi="Cambria" w:cs="Calibri"/>
                <w:sz w:val="18"/>
                <w:szCs w:val="18"/>
              </w:rPr>
            </w:pPr>
          </w:p>
          <w:p w14:paraId="163F3FAA" w14:textId="77777777" w:rsidR="00680A64" w:rsidRDefault="00680A64" w:rsidP="00680A64">
            <w:pPr>
              <w:rPr>
                <w:rFonts w:ascii="Cambria" w:hAnsi="Cambria" w:cs="Calibri"/>
                <w:sz w:val="18"/>
                <w:szCs w:val="18"/>
              </w:rPr>
            </w:pPr>
          </w:p>
          <w:p w14:paraId="5E024407" w14:textId="4F3A9A53" w:rsidR="00680A64" w:rsidRPr="00EB75EE" w:rsidRDefault="00680A64" w:rsidP="00680A64">
            <w:pPr>
              <w:rPr>
                <w:rFonts w:ascii="Cambria" w:hAnsi="Cambria" w:cs="Calibri"/>
                <w:sz w:val="18"/>
                <w:szCs w:val="18"/>
              </w:rPr>
            </w:pPr>
            <w:r>
              <w:rPr>
                <w:rFonts w:ascii="Cambria" w:hAnsi="Cambria" w:cs="Calibri"/>
                <w:sz w:val="18"/>
                <w:szCs w:val="18"/>
              </w:rPr>
              <w:t>Cash transfer to teaching college.</w:t>
            </w:r>
          </w:p>
        </w:tc>
        <w:tc>
          <w:tcPr>
            <w:tcW w:w="1440" w:type="dxa"/>
          </w:tcPr>
          <w:p w14:paraId="17F89CC8" w14:textId="123F1D21" w:rsidR="00680A64" w:rsidRPr="00EB75EE" w:rsidRDefault="00680A64" w:rsidP="00680A64">
            <w:pPr>
              <w:rPr>
                <w:rFonts w:ascii="Cambria" w:hAnsi="Cambria" w:cs="Calibri"/>
                <w:sz w:val="18"/>
                <w:szCs w:val="18"/>
              </w:rPr>
            </w:pPr>
            <w:r w:rsidRPr="007D5AFA">
              <w:rPr>
                <w:rFonts w:ascii="Cambria" w:hAnsi="Cambria" w:cs="Calibri"/>
                <w:color w:val="000000"/>
                <w:sz w:val="18"/>
                <w:szCs w:val="22"/>
              </w:rPr>
              <w:t>No change</w:t>
            </w:r>
          </w:p>
        </w:tc>
        <w:tc>
          <w:tcPr>
            <w:tcW w:w="1890" w:type="dxa"/>
          </w:tcPr>
          <w:p w14:paraId="37A36F23" w14:textId="281BA15E" w:rsidR="00680A64" w:rsidRPr="00EB75EE" w:rsidRDefault="00680A64" w:rsidP="00680A64">
            <w:pPr>
              <w:rPr>
                <w:rFonts w:ascii="Cambria" w:hAnsi="Cambria" w:cs="Calibri"/>
                <w:sz w:val="18"/>
                <w:szCs w:val="18"/>
              </w:rPr>
            </w:pPr>
            <w:r w:rsidRPr="007D5AFA">
              <w:rPr>
                <w:rFonts w:ascii="Cambria" w:hAnsi="Cambria" w:cs="Calibri"/>
                <w:color w:val="000000"/>
                <w:sz w:val="18"/>
                <w:szCs w:val="22"/>
              </w:rPr>
              <w:t>No change</w:t>
            </w:r>
          </w:p>
        </w:tc>
      </w:tr>
      <w:tr w:rsidR="00680A64" w:rsidRPr="00EB75EE" w14:paraId="59582575" w14:textId="77777777" w:rsidTr="00A02608">
        <w:tc>
          <w:tcPr>
            <w:tcW w:w="2700" w:type="dxa"/>
          </w:tcPr>
          <w:p w14:paraId="46F4D601" w14:textId="137284B1" w:rsidR="00680A64" w:rsidRPr="00EB75EE" w:rsidRDefault="00680A64" w:rsidP="00680A64">
            <w:pPr>
              <w:rPr>
                <w:rFonts w:ascii="Cambria" w:hAnsi="Cambria" w:cs="Calibri"/>
                <w:sz w:val="18"/>
                <w:szCs w:val="18"/>
              </w:rPr>
            </w:pPr>
            <w:r>
              <w:rPr>
                <w:rFonts w:ascii="Cambria" w:hAnsi="Cambria" w:cs="Calibri"/>
                <w:sz w:val="18"/>
                <w:szCs w:val="18"/>
              </w:rPr>
              <w:t>Supplemental Teaching Reimbursement</w:t>
            </w:r>
          </w:p>
        </w:tc>
        <w:tc>
          <w:tcPr>
            <w:tcW w:w="2160" w:type="dxa"/>
          </w:tcPr>
          <w:p w14:paraId="39C2B284" w14:textId="72622425" w:rsidR="00680A64" w:rsidRPr="00EB75EE" w:rsidRDefault="00680A64" w:rsidP="00680A64">
            <w:pPr>
              <w:rPr>
                <w:rFonts w:ascii="Cambria" w:hAnsi="Cambria" w:cs="Calibri"/>
                <w:sz w:val="18"/>
                <w:szCs w:val="18"/>
              </w:rPr>
            </w:pPr>
            <w:r>
              <w:rPr>
                <w:rFonts w:ascii="Cambria" w:hAnsi="Cambria" w:cs="Calibri"/>
                <w:sz w:val="18"/>
                <w:szCs w:val="18"/>
              </w:rPr>
              <w:t>Difference between teaching reimbursement and Budget model per credit hour revenue amount.</w:t>
            </w:r>
          </w:p>
        </w:tc>
        <w:tc>
          <w:tcPr>
            <w:tcW w:w="1440" w:type="dxa"/>
            <w:vMerge/>
          </w:tcPr>
          <w:p w14:paraId="7D4736BC" w14:textId="77777777" w:rsidR="00680A64" w:rsidRPr="00EB75EE" w:rsidRDefault="00680A64" w:rsidP="00680A64">
            <w:pPr>
              <w:rPr>
                <w:rFonts w:ascii="Cambria" w:hAnsi="Cambria" w:cs="Calibri"/>
                <w:sz w:val="18"/>
                <w:szCs w:val="18"/>
              </w:rPr>
            </w:pPr>
          </w:p>
        </w:tc>
        <w:tc>
          <w:tcPr>
            <w:tcW w:w="1440" w:type="dxa"/>
          </w:tcPr>
          <w:p w14:paraId="300BC0C3" w14:textId="03CE73CB" w:rsidR="00680A64" w:rsidRPr="00EB75EE" w:rsidRDefault="006048FF" w:rsidP="00680A64">
            <w:pPr>
              <w:rPr>
                <w:rFonts w:ascii="Cambria" w:hAnsi="Cambria" w:cs="Calibri"/>
                <w:sz w:val="18"/>
                <w:szCs w:val="18"/>
              </w:rPr>
            </w:pPr>
            <w:r>
              <w:rPr>
                <w:rFonts w:ascii="Cambria" w:hAnsi="Cambria" w:cs="Calibri"/>
                <w:sz w:val="18"/>
                <w:szCs w:val="18"/>
              </w:rPr>
              <w:t>TBD</w:t>
            </w:r>
          </w:p>
        </w:tc>
        <w:tc>
          <w:tcPr>
            <w:tcW w:w="1890" w:type="dxa"/>
          </w:tcPr>
          <w:p w14:paraId="4DEEB30F" w14:textId="478123A3" w:rsidR="00680A64" w:rsidRPr="00EB75EE" w:rsidRDefault="006048FF" w:rsidP="00680A64">
            <w:pPr>
              <w:rPr>
                <w:rFonts w:ascii="Cambria" w:hAnsi="Cambria" w:cs="Calibri"/>
                <w:sz w:val="18"/>
                <w:szCs w:val="18"/>
              </w:rPr>
            </w:pPr>
            <w:r>
              <w:rPr>
                <w:rFonts w:ascii="Cambria" w:hAnsi="Cambria" w:cs="Calibri"/>
                <w:sz w:val="18"/>
                <w:szCs w:val="18"/>
              </w:rPr>
              <w:t>TBD</w:t>
            </w:r>
          </w:p>
        </w:tc>
      </w:tr>
      <w:tr w:rsidR="00680A64" w:rsidRPr="00EB75EE" w14:paraId="4ED8E711" w14:textId="77777777" w:rsidTr="00A02608">
        <w:tc>
          <w:tcPr>
            <w:tcW w:w="2700" w:type="dxa"/>
          </w:tcPr>
          <w:p w14:paraId="0B6052FA" w14:textId="768E453E" w:rsidR="00680A64" w:rsidRDefault="00680A64" w:rsidP="00680A64">
            <w:pPr>
              <w:rPr>
                <w:rFonts w:ascii="Cambria" w:hAnsi="Cambria" w:cs="Calibri"/>
                <w:sz w:val="18"/>
                <w:szCs w:val="18"/>
              </w:rPr>
            </w:pPr>
            <w:r>
              <w:rPr>
                <w:rFonts w:ascii="Cambria" w:hAnsi="Cambria" w:cs="Calibri"/>
                <w:sz w:val="18"/>
                <w:szCs w:val="18"/>
              </w:rPr>
              <w:t>Contract Programs</w:t>
            </w:r>
          </w:p>
        </w:tc>
        <w:tc>
          <w:tcPr>
            <w:tcW w:w="2160" w:type="dxa"/>
          </w:tcPr>
          <w:p w14:paraId="095BF4F9" w14:textId="269582B6" w:rsidR="00680A64" w:rsidRDefault="00680A64" w:rsidP="00680A64">
            <w:pPr>
              <w:rPr>
                <w:rFonts w:ascii="Cambria" w:hAnsi="Cambria" w:cs="Calibri"/>
                <w:sz w:val="18"/>
                <w:szCs w:val="18"/>
              </w:rPr>
            </w:pPr>
            <w:r>
              <w:rPr>
                <w:rFonts w:ascii="Cambria" w:hAnsi="Cambria" w:cs="Calibri"/>
                <w:sz w:val="18"/>
                <w:szCs w:val="18"/>
              </w:rPr>
              <w:t>Computed per terms of contract and cost sharing arrangement</w:t>
            </w:r>
          </w:p>
        </w:tc>
        <w:tc>
          <w:tcPr>
            <w:tcW w:w="1440" w:type="dxa"/>
          </w:tcPr>
          <w:p w14:paraId="27D1B81E" w14:textId="13BCA0C9" w:rsidR="00680A64" w:rsidRPr="00EB75EE" w:rsidRDefault="00680A64" w:rsidP="00680A64">
            <w:pPr>
              <w:rPr>
                <w:rFonts w:ascii="Cambria" w:hAnsi="Cambria" w:cs="Calibri"/>
                <w:sz w:val="18"/>
                <w:szCs w:val="18"/>
              </w:rPr>
            </w:pPr>
            <w:r>
              <w:rPr>
                <w:rFonts w:ascii="Cambria" w:hAnsi="Cambria" w:cs="Calibri"/>
                <w:sz w:val="18"/>
                <w:szCs w:val="18"/>
              </w:rPr>
              <w:t>Cash transfer to unit</w:t>
            </w:r>
          </w:p>
        </w:tc>
        <w:tc>
          <w:tcPr>
            <w:tcW w:w="3330" w:type="dxa"/>
            <w:gridSpan w:val="2"/>
          </w:tcPr>
          <w:p w14:paraId="562AD78E" w14:textId="77777777" w:rsidR="00680A64" w:rsidRDefault="00680A64" w:rsidP="00680A64">
            <w:pPr>
              <w:jc w:val="center"/>
              <w:rPr>
                <w:rFonts w:ascii="Cambria" w:hAnsi="Cambria" w:cs="Calibri"/>
                <w:sz w:val="18"/>
                <w:szCs w:val="18"/>
              </w:rPr>
            </w:pPr>
          </w:p>
          <w:p w14:paraId="67C494E3" w14:textId="32573221" w:rsidR="00680A64" w:rsidRDefault="00680A64" w:rsidP="00680A64">
            <w:pPr>
              <w:jc w:val="center"/>
              <w:rPr>
                <w:rFonts w:ascii="Cambria" w:hAnsi="Cambria" w:cs="Calibri"/>
                <w:sz w:val="18"/>
                <w:szCs w:val="18"/>
              </w:rPr>
            </w:pPr>
            <w:r>
              <w:rPr>
                <w:rFonts w:ascii="Cambria" w:hAnsi="Cambria" w:cs="Calibri"/>
                <w:sz w:val="18"/>
                <w:szCs w:val="18"/>
              </w:rPr>
              <w:t>To be determined; see III. B. 3.</w:t>
            </w:r>
          </w:p>
          <w:p w14:paraId="642732E8" w14:textId="2396287F" w:rsidR="00680A64" w:rsidRDefault="00680A64" w:rsidP="00680A64">
            <w:pPr>
              <w:jc w:val="center"/>
              <w:rPr>
                <w:rFonts w:ascii="Cambria" w:hAnsi="Cambria" w:cs="Calibri"/>
                <w:sz w:val="18"/>
                <w:szCs w:val="18"/>
              </w:rPr>
            </w:pPr>
            <w:r>
              <w:rPr>
                <w:rFonts w:ascii="Cambria" w:hAnsi="Cambria" w:cs="Calibri"/>
                <w:sz w:val="18"/>
                <w:szCs w:val="18"/>
              </w:rPr>
              <w:t xml:space="preserve"> </w:t>
            </w:r>
          </w:p>
        </w:tc>
      </w:tr>
      <w:tr w:rsidR="00680A64" w:rsidRPr="00EB75EE" w14:paraId="7477C691" w14:textId="77777777" w:rsidTr="00A02608">
        <w:tc>
          <w:tcPr>
            <w:tcW w:w="2700" w:type="dxa"/>
          </w:tcPr>
          <w:p w14:paraId="5180ED0D" w14:textId="51801ECD" w:rsidR="00680A64" w:rsidRDefault="00680A64" w:rsidP="00680A64">
            <w:pPr>
              <w:rPr>
                <w:rFonts w:ascii="Cambria" w:hAnsi="Cambria" w:cs="Calibri"/>
                <w:sz w:val="18"/>
                <w:szCs w:val="18"/>
              </w:rPr>
            </w:pPr>
            <w:r>
              <w:rPr>
                <w:rFonts w:ascii="Cambria" w:hAnsi="Cambria" w:cs="Calibri"/>
                <w:sz w:val="18"/>
                <w:szCs w:val="18"/>
              </w:rPr>
              <w:t>Intercollege Agreements</w:t>
            </w:r>
          </w:p>
        </w:tc>
        <w:tc>
          <w:tcPr>
            <w:tcW w:w="2160" w:type="dxa"/>
          </w:tcPr>
          <w:p w14:paraId="5A12F333" w14:textId="4D990B26" w:rsidR="00680A64" w:rsidRDefault="00680A64" w:rsidP="00680A64">
            <w:pPr>
              <w:rPr>
                <w:rFonts w:ascii="Cambria" w:hAnsi="Cambria" w:cs="Calibri"/>
                <w:sz w:val="18"/>
                <w:szCs w:val="18"/>
              </w:rPr>
            </w:pPr>
            <w:r>
              <w:rPr>
                <w:rFonts w:ascii="Cambria" w:hAnsi="Cambria" w:cs="Calibri"/>
                <w:sz w:val="18"/>
                <w:szCs w:val="18"/>
              </w:rPr>
              <w:t>Negotiated between colleges</w:t>
            </w:r>
          </w:p>
        </w:tc>
        <w:tc>
          <w:tcPr>
            <w:tcW w:w="1440" w:type="dxa"/>
          </w:tcPr>
          <w:p w14:paraId="2408BF73" w14:textId="70C67FA1" w:rsidR="00680A64" w:rsidRPr="00EB75EE" w:rsidRDefault="00680A64" w:rsidP="00680A64">
            <w:pPr>
              <w:rPr>
                <w:rFonts w:ascii="Cambria" w:hAnsi="Cambria" w:cs="Calibri"/>
                <w:sz w:val="18"/>
                <w:szCs w:val="18"/>
              </w:rPr>
            </w:pPr>
            <w:r>
              <w:rPr>
                <w:rFonts w:ascii="Cambria" w:hAnsi="Cambria" w:cs="Calibri"/>
                <w:sz w:val="18"/>
                <w:szCs w:val="18"/>
              </w:rPr>
              <w:t>Various</w:t>
            </w:r>
          </w:p>
        </w:tc>
        <w:tc>
          <w:tcPr>
            <w:tcW w:w="3330" w:type="dxa"/>
            <w:gridSpan w:val="2"/>
          </w:tcPr>
          <w:p w14:paraId="29D53C51" w14:textId="15EE39D0" w:rsidR="00680A64" w:rsidRDefault="00680A64" w:rsidP="00680A64">
            <w:pPr>
              <w:jc w:val="center"/>
              <w:rPr>
                <w:rFonts w:ascii="Cambria" w:hAnsi="Cambria" w:cs="Calibri"/>
                <w:sz w:val="18"/>
                <w:szCs w:val="18"/>
              </w:rPr>
            </w:pPr>
            <w:r>
              <w:rPr>
                <w:rFonts w:ascii="Cambria" w:hAnsi="Cambria" w:cs="Calibri"/>
                <w:sz w:val="18"/>
                <w:szCs w:val="18"/>
              </w:rPr>
              <w:t>No change – agreements should be honored as appropriate.  The Budget Office is not involved.</w:t>
            </w:r>
          </w:p>
        </w:tc>
      </w:tr>
    </w:tbl>
    <w:p w14:paraId="555727C8" w14:textId="2EDED508" w:rsidR="009E470B" w:rsidRDefault="009E470B" w:rsidP="002F1CFD">
      <w:pPr>
        <w:jc w:val="both"/>
        <w:rPr>
          <w:rFonts w:ascii="Cambria" w:hAnsi="Cambria" w:cs="Calibri"/>
          <w:b/>
          <w:sz w:val="22"/>
        </w:rPr>
      </w:pPr>
    </w:p>
    <w:p w14:paraId="265A81E6" w14:textId="1518CC82" w:rsidR="00A357F0" w:rsidRPr="003D6FF4" w:rsidRDefault="00E36B47" w:rsidP="00AF1883">
      <w:pPr>
        <w:pStyle w:val="ListParagraph"/>
        <w:numPr>
          <w:ilvl w:val="1"/>
          <w:numId w:val="3"/>
        </w:numPr>
        <w:ind w:left="1080"/>
        <w:jc w:val="both"/>
        <w:rPr>
          <w:rFonts w:ascii="Cambria" w:hAnsi="Cambria" w:cs="Calibri"/>
          <w:sz w:val="22"/>
        </w:rPr>
      </w:pPr>
      <w:r w:rsidRPr="003D6FF4">
        <w:rPr>
          <w:rFonts w:ascii="Cambria" w:hAnsi="Cambria" w:cs="Calibri"/>
          <w:b/>
          <w:sz w:val="22"/>
        </w:rPr>
        <w:t>Graduate Cross Instruction</w:t>
      </w:r>
      <w:r w:rsidR="002C6390" w:rsidRPr="003D6FF4">
        <w:rPr>
          <w:rFonts w:ascii="Cambria" w:hAnsi="Cambria" w:cs="Calibri"/>
          <w:b/>
          <w:sz w:val="22"/>
        </w:rPr>
        <w:t xml:space="preserve">: </w:t>
      </w:r>
      <w:r w:rsidRPr="003D6FF4">
        <w:rPr>
          <w:rFonts w:ascii="Cambria" w:hAnsi="Cambria" w:cs="Calibri"/>
          <w:sz w:val="22"/>
        </w:rPr>
        <w:t>Because graduate revenue is distributed to the college of enrollment, whenever a student from one college takes a course in another college, funding is transferred between those colleges at a rate of $200 per credit hour.  The tuition budget for FY 20</w:t>
      </w:r>
      <w:r w:rsidR="00FE56EB" w:rsidRPr="003D6FF4">
        <w:rPr>
          <w:rFonts w:ascii="Cambria" w:hAnsi="Cambria" w:cs="Calibri"/>
          <w:sz w:val="22"/>
        </w:rPr>
        <w:t>2</w:t>
      </w:r>
      <w:r w:rsidR="001C6E81">
        <w:rPr>
          <w:rFonts w:ascii="Cambria" w:hAnsi="Cambria" w:cs="Calibri"/>
          <w:sz w:val="22"/>
        </w:rPr>
        <w:t xml:space="preserve">2 </w:t>
      </w:r>
      <w:r w:rsidRPr="003D6FF4">
        <w:rPr>
          <w:rFonts w:ascii="Cambria" w:hAnsi="Cambria" w:cs="Calibri"/>
          <w:sz w:val="22"/>
        </w:rPr>
        <w:t>use</w:t>
      </w:r>
      <w:r w:rsidR="005C743A" w:rsidRPr="003D6FF4">
        <w:rPr>
          <w:rFonts w:ascii="Cambria" w:hAnsi="Cambria" w:cs="Calibri"/>
          <w:sz w:val="22"/>
        </w:rPr>
        <w:t>d</w:t>
      </w:r>
      <w:r w:rsidRPr="003D6FF4">
        <w:rPr>
          <w:rFonts w:ascii="Cambria" w:hAnsi="Cambria" w:cs="Calibri"/>
          <w:sz w:val="22"/>
        </w:rPr>
        <w:t xml:space="preserve"> FY 20</w:t>
      </w:r>
      <w:r w:rsidR="001C6E81">
        <w:rPr>
          <w:rFonts w:ascii="Cambria" w:hAnsi="Cambria" w:cs="Calibri"/>
          <w:sz w:val="22"/>
        </w:rPr>
        <w:t>21</w:t>
      </w:r>
      <w:r w:rsidRPr="003D6FF4">
        <w:rPr>
          <w:rFonts w:ascii="Cambria" w:hAnsi="Cambria" w:cs="Calibri"/>
          <w:sz w:val="22"/>
        </w:rPr>
        <w:t xml:space="preserve"> data to project the amount of these transfers</w:t>
      </w:r>
      <w:r w:rsidR="00DF642C" w:rsidRPr="003D6FF4">
        <w:rPr>
          <w:rFonts w:ascii="Cambria" w:hAnsi="Cambria" w:cs="Calibri"/>
          <w:sz w:val="22"/>
        </w:rPr>
        <w:t>.  Adjustments are made</w:t>
      </w:r>
      <w:r w:rsidRPr="003D6FF4">
        <w:rPr>
          <w:rFonts w:ascii="Cambria" w:hAnsi="Cambria" w:cs="Calibri"/>
          <w:sz w:val="22"/>
        </w:rPr>
        <w:t xml:space="preserve"> </w:t>
      </w:r>
      <w:r w:rsidR="00DF642C" w:rsidRPr="003D6FF4">
        <w:rPr>
          <w:rFonts w:ascii="Cambria" w:hAnsi="Cambria" w:cs="Calibri"/>
          <w:sz w:val="22"/>
        </w:rPr>
        <w:t xml:space="preserve">during the year-end tuition reconciliation </w:t>
      </w:r>
      <w:r w:rsidRPr="003D6FF4">
        <w:rPr>
          <w:rFonts w:ascii="Cambria" w:hAnsi="Cambria" w:cs="Calibri"/>
          <w:sz w:val="22"/>
        </w:rPr>
        <w:t>to reflect current year results</w:t>
      </w:r>
      <w:r w:rsidR="00DF642C" w:rsidRPr="003D6FF4">
        <w:rPr>
          <w:rFonts w:ascii="Cambria" w:hAnsi="Cambria" w:cs="Calibri"/>
          <w:sz w:val="22"/>
        </w:rPr>
        <w:t>.</w:t>
      </w:r>
      <w:r w:rsidRPr="003D6FF4">
        <w:rPr>
          <w:rFonts w:ascii="Cambria" w:hAnsi="Cambria" w:cs="Calibri"/>
          <w:sz w:val="22"/>
        </w:rPr>
        <w:t xml:space="preserve"> </w:t>
      </w:r>
      <w:r w:rsidR="005C743A" w:rsidRPr="003D6FF4">
        <w:rPr>
          <w:rFonts w:ascii="Cambria" w:hAnsi="Cambria" w:cs="Calibri"/>
          <w:sz w:val="22"/>
        </w:rPr>
        <w:t xml:space="preserve"> In FY</w:t>
      </w:r>
      <w:r w:rsidR="00BA65D5">
        <w:rPr>
          <w:rFonts w:ascii="Cambria" w:hAnsi="Cambria" w:cs="Calibri"/>
          <w:sz w:val="22"/>
        </w:rPr>
        <w:t xml:space="preserve"> </w:t>
      </w:r>
      <w:r w:rsidR="0096334B">
        <w:rPr>
          <w:rFonts w:ascii="Cambria" w:hAnsi="Cambria" w:cs="Calibri"/>
          <w:sz w:val="22"/>
        </w:rPr>
        <w:t>2022</w:t>
      </w:r>
      <w:r w:rsidR="005C743A" w:rsidRPr="003D6FF4">
        <w:rPr>
          <w:rFonts w:ascii="Cambria" w:hAnsi="Cambria" w:cs="Calibri"/>
          <w:sz w:val="22"/>
        </w:rPr>
        <w:t>, those adjustments will be in cash.</w:t>
      </w:r>
    </w:p>
    <w:p w14:paraId="3866AABC" w14:textId="5ED1D9AD" w:rsidR="00B300BE" w:rsidRPr="009E470B" w:rsidRDefault="00B300BE" w:rsidP="00AF1883">
      <w:pPr>
        <w:jc w:val="both"/>
        <w:rPr>
          <w:rFonts w:ascii="Cambria" w:hAnsi="Cambria" w:cs="Calibri"/>
          <w:sz w:val="22"/>
        </w:rPr>
      </w:pPr>
    </w:p>
    <w:p w14:paraId="2757EEFA" w14:textId="2FFBA7D4" w:rsidR="00A357F0" w:rsidRDefault="00E36B47" w:rsidP="00AF1883">
      <w:pPr>
        <w:pStyle w:val="ListParagraph"/>
        <w:numPr>
          <w:ilvl w:val="1"/>
          <w:numId w:val="3"/>
        </w:numPr>
        <w:ind w:left="1080"/>
        <w:jc w:val="both"/>
        <w:rPr>
          <w:rFonts w:ascii="Cambria" w:hAnsi="Cambria" w:cs="Calibri"/>
          <w:sz w:val="22"/>
        </w:rPr>
      </w:pPr>
      <w:r w:rsidRPr="00221BBA">
        <w:rPr>
          <w:rFonts w:ascii="Cambria" w:hAnsi="Cambria" w:cs="Calibri"/>
          <w:b/>
          <w:sz w:val="22"/>
        </w:rPr>
        <w:t>Employee Educational Benefits:</w:t>
      </w:r>
      <w:r w:rsidRPr="00221BBA">
        <w:rPr>
          <w:rFonts w:ascii="Cambria" w:hAnsi="Cambria" w:cs="Calibri"/>
          <w:sz w:val="22"/>
        </w:rPr>
        <w:t xml:space="preserve"> </w:t>
      </w:r>
      <w:r w:rsidR="0096334B">
        <w:rPr>
          <w:rFonts w:ascii="Cambria" w:hAnsi="Cambria" w:cs="Calibri"/>
          <w:sz w:val="22"/>
        </w:rPr>
        <w:t xml:space="preserve"> </w:t>
      </w:r>
      <w:r w:rsidRPr="00221BBA">
        <w:rPr>
          <w:rFonts w:ascii="Cambria" w:hAnsi="Cambria" w:cs="Calibri"/>
          <w:sz w:val="22"/>
        </w:rPr>
        <w:t>To compensate colleges delivering instructi</w:t>
      </w:r>
      <w:r w:rsidR="00A02608">
        <w:rPr>
          <w:rFonts w:ascii="Cambria" w:hAnsi="Cambria" w:cs="Calibri"/>
          <w:sz w:val="22"/>
        </w:rPr>
        <w:t>on to employees that receive tuition waivers</w:t>
      </w:r>
      <w:r w:rsidRPr="00221BBA">
        <w:rPr>
          <w:rFonts w:ascii="Cambria" w:hAnsi="Cambria" w:cs="Calibri"/>
          <w:sz w:val="22"/>
        </w:rPr>
        <w:t xml:space="preserve">, UIC </w:t>
      </w:r>
      <w:r w:rsidR="00A02608">
        <w:rPr>
          <w:rFonts w:ascii="Cambria" w:hAnsi="Cambria" w:cs="Calibri"/>
          <w:sz w:val="22"/>
        </w:rPr>
        <w:t xml:space="preserve">collects </w:t>
      </w:r>
      <w:r w:rsidR="002C6390" w:rsidRPr="00221BBA">
        <w:rPr>
          <w:rFonts w:ascii="Cambria" w:hAnsi="Cambria" w:cs="Calibri"/>
          <w:sz w:val="22"/>
        </w:rPr>
        <w:t>f</w:t>
      </w:r>
      <w:r w:rsidRPr="00221BBA">
        <w:rPr>
          <w:rFonts w:ascii="Cambria" w:hAnsi="Cambria" w:cs="Calibri"/>
          <w:sz w:val="22"/>
        </w:rPr>
        <w:t>unding from the employing unit at a rate of $200 per credit hour</w:t>
      </w:r>
      <w:r w:rsidR="00525346" w:rsidRPr="00221BBA">
        <w:rPr>
          <w:rFonts w:ascii="Cambria" w:hAnsi="Cambria" w:cs="Calibri"/>
          <w:sz w:val="22"/>
        </w:rPr>
        <w:t xml:space="preserve">.  </w:t>
      </w:r>
      <w:r w:rsidR="002C6390" w:rsidRPr="00221BBA">
        <w:rPr>
          <w:rFonts w:ascii="Cambria" w:hAnsi="Cambria" w:cs="Calibri"/>
          <w:sz w:val="22"/>
        </w:rPr>
        <w:t xml:space="preserve">Employee Educational Benefit distributions are </w:t>
      </w:r>
      <w:r w:rsidR="00525346" w:rsidRPr="00221BBA">
        <w:rPr>
          <w:rFonts w:ascii="Cambria" w:hAnsi="Cambria" w:cs="Calibri"/>
          <w:sz w:val="22"/>
        </w:rPr>
        <w:t xml:space="preserve">based on activity </w:t>
      </w:r>
      <w:r w:rsidRPr="00221BBA">
        <w:rPr>
          <w:rFonts w:ascii="Cambria" w:hAnsi="Cambria" w:cs="Calibri"/>
          <w:sz w:val="22"/>
        </w:rPr>
        <w:t>one year in arrears:</w:t>
      </w:r>
      <w:r w:rsidR="002C6390" w:rsidRPr="00221BBA">
        <w:rPr>
          <w:rFonts w:ascii="Cambria" w:hAnsi="Cambria" w:cs="Calibri"/>
          <w:sz w:val="22"/>
        </w:rPr>
        <w:t xml:space="preserve"> FY</w:t>
      </w:r>
      <w:r w:rsidR="00BA65D5">
        <w:rPr>
          <w:rFonts w:ascii="Cambria" w:hAnsi="Cambria" w:cs="Calibri"/>
          <w:sz w:val="22"/>
        </w:rPr>
        <w:t xml:space="preserve"> </w:t>
      </w:r>
      <w:r w:rsidR="002C6390" w:rsidRPr="00221BBA">
        <w:rPr>
          <w:rFonts w:ascii="Cambria" w:hAnsi="Cambria" w:cs="Calibri"/>
          <w:sz w:val="22"/>
        </w:rPr>
        <w:t>20</w:t>
      </w:r>
      <w:r w:rsidR="00FE56EB">
        <w:rPr>
          <w:rFonts w:ascii="Cambria" w:hAnsi="Cambria" w:cs="Calibri"/>
          <w:sz w:val="22"/>
        </w:rPr>
        <w:t>2</w:t>
      </w:r>
      <w:r w:rsidR="0096334B">
        <w:rPr>
          <w:rFonts w:ascii="Cambria" w:hAnsi="Cambria" w:cs="Calibri"/>
          <w:sz w:val="22"/>
        </w:rPr>
        <w:t>2</w:t>
      </w:r>
      <w:r w:rsidRPr="00221BBA">
        <w:rPr>
          <w:rFonts w:ascii="Cambria" w:hAnsi="Cambria" w:cs="Calibri"/>
          <w:sz w:val="22"/>
        </w:rPr>
        <w:t xml:space="preserve"> will reflect </w:t>
      </w:r>
      <w:r w:rsidR="00BA65D5">
        <w:rPr>
          <w:rFonts w:ascii="Cambria" w:hAnsi="Cambria" w:cs="Calibri"/>
          <w:sz w:val="22"/>
        </w:rPr>
        <w:t xml:space="preserve">FY </w:t>
      </w:r>
      <w:r w:rsidRPr="00221BBA">
        <w:rPr>
          <w:rFonts w:ascii="Cambria" w:hAnsi="Cambria" w:cs="Calibri"/>
          <w:sz w:val="22"/>
        </w:rPr>
        <w:t>20</w:t>
      </w:r>
      <w:r w:rsidR="005C743A">
        <w:rPr>
          <w:rFonts w:ascii="Cambria" w:hAnsi="Cambria" w:cs="Calibri"/>
          <w:sz w:val="22"/>
        </w:rPr>
        <w:t>2</w:t>
      </w:r>
      <w:r w:rsidR="0096334B">
        <w:rPr>
          <w:rFonts w:ascii="Cambria" w:hAnsi="Cambria" w:cs="Calibri"/>
          <w:sz w:val="22"/>
        </w:rPr>
        <w:t xml:space="preserve">1 </w:t>
      </w:r>
      <w:r w:rsidRPr="00221BBA">
        <w:rPr>
          <w:rFonts w:ascii="Cambria" w:hAnsi="Cambria" w:cs="Calibri"/>
          <w:sz w:val="22"/>
        </w:rPr>
        <w:t>act</w:t>
      </w:r>
      <w:r w:rsidR="00525346" w:rsidRPr="00221BBA">
        <w:rPr>
          <w:rFonts w:ascii="Cambria" w:hAnsi="Cambria" w:cs="Calibri"/>
          <w:sz w:val="22"/>
        </w:rPr>
        <w:t>uals</w:t>
      </w:r>
      <w:r w:rsidR="002C6390" w:rsidRPr="00221BBA">
        <w:rPr>
          <w:rFonts w:ascii="Cambria" w:hAnsi="Cambria" w:cs="Calibri"/>
          <w:sz w:val="22"/>
        </w:rPr>
        <w:t>.</w:t>
      </w:r>
    </w:p>
    <w:p w14:paraId="38AA0F4B" w14:textId="4CC8B9FD" w:rsidR="00026480" w:rsidRPr="009E470B" w:rsidRDefault="00026480" w:rsidP="00AF1883">
      <w:pPr>
        <w:jc w:val="both"/>
        <w:rPr>
          <w:rFonts w:ascii="Cambria" w:hAnsi="Cambria" w:cs="Calibri"/>
          <w:sz w:val="22"/>
        </w:rPr>
      </w:pPr>
    </w:p>
    <w:p w14:paraId="5868532C" w14:textId="511A0463" w:rsidR="00AF1883" w:rsidRPr="00AE5F4A" w:rsidRDefault="00AC002A" w:rsidP="00AF1883">
      <w:pPr>
        <w:pStyle w:val="ListParagraph"/>
        <w:numPr>
          <w:ilvl w:val="1"/>
          <w:numId w:val="3"/>
        </w:numPr>
        <w:ind w:left="1080"/>
        <w:jc w:val="both"/>
        <w:rPr>
          <w:rFonts w:ascii="Cambria" w:hAnsi="Cambria"/>
          <w:sz w:val="22"/>
        </w:rPr>
      </w:pPr>
      <w:r w:rsidRPr="00233598">
        <w:rPr>
          <w:rFonts w:ascii="Cambria" w:hAnsi="Cambria" w:cs="Calibri"/>
          <w:b/>
          <w:sz w:val="22"/>
        </w:rPr>
        <w:t xml:space="preserve">Contract Programs.  </w:t>
      </w:r>
      <w:r w:rsidR="00AB1477" w:rsidRPr="00233598">
        <w:rPr>
          <w:rFonts w:ascii="Cambria" w:hAnsi="Cambria" w:cs="Calibri"/>
          <w:sz w:val="22"/>
        </w:rPr>
        <w:t xml:space="preserve">The Office of Global Engagement </w:t>
      </w:r>
      <w:r w:rsidR="00780390">
        <w:rPr>
          <w:rFonts w:ascii="Cambria" w:hAnsi="Cambria" w:cs="Calibri"/>
          <w:sz w:val="22"/>
        </w:rPr>
        <w:t>coordinates</w:t>
      </w:r>
      <w:r w:rsidR="00AB1477" w:rsidRPr="00233598">
        <w:rPr>
          <w:rFonts w:ascii="Cambria" w:hAnsi="Cambria" w:cs="Calibri"/>
          <w:sz w:val="22"/>
        </w:rPr>
        <w:t xml:space="preserve"> several academic programs </w:t>
      </w:r>
      <w:r w:rsidR="00992FB5">
        <w:rPr>
          <w:rFonts w:ascii="Cambria" w:hAnsi="Cambria" w:cs="Calibri"/>
          <w:sz w:val="22"/>
        </w:rPr>
        <w:t>for</w:t>
      </w:r>
      <w:r w:rsidR="00D35B16" w:rsidRPr="00233598">
        <w:rPr>
          <w:rFonts w:ascii="Cambria" w:hAnsi="Cambria" w:cs="Calibri"/>
          <w:sz w:val="22"/>
        </w:rPr>
        <w:t xml:space="preserve"> international students through </w:t>
      </w:r>
      <w:r w:rsidR="00AB1477" w:rsidRPr="00233598">
        <w:rPr>
          <w:rFonts w:ascii="Cambria" w:hAnsi="Cambria" w:cs="Calibri"/>
          <w:sz w:val="22"/>
        </w:rPr>
        <w:t xml:space="preserve">its Partnerships for </w:t>
      </w:r>
      <w:r w:rsidR="00C44D5D">
        <w:rPr>
          <w:rFonts w:ascii="Cambria" w:hAnsi="Cambria" w:cs="Calibri"/>
          <w:sz w:val="22"/>
        </w:rPr>
        <w:t>International Programs (PIP)</w:t>
      </w:r>
      <w:r w:rsidR="00AB1477" w:rsidRPr="00233598">
        <w:rPr>
          <w:rFonts w:ascii="Cambria" w:hAnsi="Cambria" w:cs="Calibri"/>
          <w:sz w:val="22"/>
        </w:rPr>
        <w:t xml:space="preserve">.  </w:t>
      </w:r>
      <w:r w:rsidR="00233598">
        <w:rPr>
          <w:rFonts w:ascii="Cambria" w:hAnsi="Cambria" w:cs="Calibri"/>
          <w:sz w:val="22"/>
        </w:rPr>
        <w:t>Given</w:t>
      </w:r>
      <w:r w:rsidR="00C44D5D">
        <w:rPr>
          <w:rFonts w:ascii="Cambria" w:hAnsi="Cambria" w:cs="Calibri"/>
          <w:sz w:val="22"/>
        </w:rPr>
        <w:t xml:space="preserve"> the pandemic impacts on ability of</w:t>
      </w:r>
      <w:r w:rsidR="00233598">
        <w:rPr>
          <w:rFonts w:ascii="Cambria" w:hAnsi="Cambria" w:cs="Calibri"/>
          <w:sz w:val="22"/>
        </w:rPr>
        <w:t xml:space="preserve"> international students </w:t>
      </w:r>
      <w:r w:rsidR="00C44D5D">
        <w:rPr>
          <w:rFonts w:ascii="Cambria" w:hAnsi="Cambria" w:cs="Calibri"/>
          <w:sz w:val="22"/>
        </w:rPr>
        <w:t>to enter the U.S.</w:t>
      </w:r>
      <w:r w:rsidR="00233598">
        <w:rPr>
          <w:rFonts w:ascii="Cambria" w:hAnsi="Cambria" w:cs="Calibri"/>
          <w:sz w:val="22"/>
        </w:rPr>
        <w:t xml:space="preserve">, </w:t>
      </w:r>
      <w:r w:rsidR="00C07C15">
        <w:rPr>
          <w:rFonts w:ascii="Cambria" w:hAnsi="Cambria" w:cs="Calibri"/>
          <w:sz w:val="22"/>
        </w:rPr>
        <w:t xml:space="preserve">we are unable </w:t>
      </w:r>
      <w:r w:rsidR="00233598">
        <w:rPr>
          <w:rFonts w:ascii="Cambria" w:hAnsi="Cambria" w:cs="Calibri"/>
          <w:sz w:val="22"/>
        </w:rPr>
        <w:t>to distribute tuition revenue</w:t>
      </w:r>
      <w:r w:rsidR="00C07C15">
        <w:rPr>
          <w:rFonts w:ascii="Cambria" w:hAnsi="Cambria" w:cs="Calibri"/>
          <w:sz w:val="22"/>
        </w:rPr>
        <w:t xml:space="preserve"> that is not earned</w:t>
      </w:r>
      <w:r w:rsidR="00233598">
        <w:rPr>
          <w:rFonts w:ascii="Cambria" w:hAnsi="Cambria" w:cs="Calibri"/>
          <w:sz w:val="22"/>
        </w:rPr>
        <w:t xml:space="preserve">.  </w:t>
      </w:r>
      <w:r w:rsidR="0096334B">
        <w:rPr>
          <w:rFonts w:ascii="Cambria" w:hAnsi="Cambria" w:cs="Calibri"/>
          <w:sz w:val="22"/>
        </w:rPr>
        <w:t xml:space="preserve">During FY2021, we were able to cover </w:t>
      </w:r>
      <w:r w:rsidR="00C07C15">
        <w:rPr>
          <w:rFonts w:ascii="Cambria" w:hAnsi="Cambria" w:cs="Calibri"/>
          <w:sz w:val="22"/>
        </w:rPr>
        <w:t>a portion of these ‘</w:t>
      </w:r>
      <w:r w:rsidR="0096334B">
        <w:rPr>
          <w:rFonts w:ascii="Cambria" w:hAnsi="Cambria" w:cs="Calibri"/>
          <w:sz w:val="22"/>
        </w:rPr>
        <w:t>lost revenues</w:t>
      </w:r>
      <w:r w:rsidR="00C07C15">
        <w:rPr>
          <w:rFonts w:ascii="Cambria" w:hAnsi="Cambria" w:cs="Calibri"/>
          <w:sz w:val="22"/>
        </w:rPr>
        <w:t>’</w:t>
      </w:r>
      <w:r w:rsidR="0096334B">
        <w:rPr>
          <w:rFonts w:ascii="Cambria" w:hAnsi="Cambria" w:cs="Calibri"/>
          <w:sz w:val="22"/>
        </w:rPr>
        <w:t xml:space="preserve"> using HEERF III funds. </w:t>
      </w:r>
    </w:p>
    <w:p w14:paraId="3984D030" w14:textId="77777777" w:rsidR="00AF1883" w:rsidRPr="00AF1883" w:rsidRDefault="00AF1883" w:rsidP="00AF1883">
      <w:pPr>
        <w:pStyle w:val="ListParagraph"/>
        <w:rPr>
          <w:rFonts w:ascii="Cambria" w:hAnsi="Cambria" w:cs="Calibri"/>
          <w:b/>
          <w:sz w:val="22"/>
        </w:rPr>
      </w:pPr>
    </w:p>
    <w:p w14:paraId="39023F8E" w14:textId="63E4B7B4" w:rsidR="00951A91" w:rsidRPr="00AF1883" w:rsidRDefault="002C6390" w:rsidP="00AF1883">
      <w:pPr>
        <w:pStyle w:val="ListParagraph"/>
        <w:numPr>
          <w:ilvl w:val="1"/>
          <w:numId w:val="3"/>
        </w:numPr>
        <w:ind w:left="1080"/>
        <w:jc w:val="both"/>
        <w:rPr>
          <w:rFonts w:ascii="Cambria" w:hAnsi="Cambria"/>
          <w:sz w:val="22"/>
        </w:rPr>
      </w:pPr>
      <w:r w:rsidRPr="00AF1883">
        <w:rPr>
          <w:rFonts w:ascii="Cambria" w:hAnsi="Cambria" w:cs="Calibri"/>
          <w:b/>
          <w:sz w:val="22"/>
        </w:rPr>
        <w:lastRenderedPageBreak/>
        <w:t>UIC Global</w:t>
      </w:r>
      <w:r w:rsidR="00951A91" w:rsidRPr="00AF1883">
        <w:rPr>
          <w:rFonts w:ascii="Cambria" w:hAnsi="Cambria" w:cs="Calibri"/>
          <w:b/>
          <w:sz w:val="22"/>
        </w:rPr>
        <w:t xml:space="preserve"> (Shorelight Education sourced</w:t>
      </w:r>
      <w:r w:rsidRPr="00AF1883">
        <w:rPr>
          <w:rFonts w:ascii="Cambria" w:hAnsi="Cambria" w:cs="Calibri"/>
          <w:b/>
          <w:sz w:val="22"/>
        </w:rPr>
        <w:t xml:space="preserve">) </w:t>
      </w:r>
      <w:r w:rsidR="00951A91" w:rsidRPr="00AF1883">
        <w:rPr>
          <w:rFonts w:ascii="Cambria" w:hAnsi="Cambria" w:cs="Calibri"/>
          <w:b/>
          <w:sz w:val="22"/>
        </w:rPr>
        <w:t>Students</w:t>
      </w:r>
      <w:r w:rsidRPr="00AF1883">
        <w:rPr>
          <w:rFonts w:ascii="Cambria" w:hAnsi="Cambria" w:cs="Calibri"/>
          <w:b/>
          <w:sz w:val="22"/>
        </w:rPr>
        <w:t xml:space="preserve">:  </w:t>
      </w:r>
    </w:p>
    <w:p w14:paraId="4D6BF296" w14:textId="77777777" w:rsidR="00992FB5" w:rsidRDefault="00951A91" w:rsidP="00992FB5">
      <w:pPr>
        <w:pStyle w:val="ListParagraph"/>
        <w:numPr>
          <w:ilvl w:val="2"/>
          <w:numId w:val="3"/>
        </w:numPr>
        <w:ind w:left="1620"/>
        <w:jc w:val="both"/>
        <w:rPr>
          <w:rFonts w:ascii="Cambria" w:hAnsi="Cambria"/>
          <w:sz w:val="22"/>
        </w:rPr>
      </w:pPr>
      <w:r w:rsidRPr="005F7C15">
        <w:rPr>
          <w:rFonts w:ascii="Cambria" w:hAnsi="Cambria"/>
          <w:sz w:val="22"/>
        </w:rPr>
        <w:t>For UIC Global students enrolled in one of the three International Accelerator Programs (Integrated Accelerator</w:t>
      </w:r>
      <w:r w:rsidR="00705C87" w:rsidRPr="005F7C15">
        <w:rPr>
          <w:rFonts w:ascii="Cambria" w:hAnsi="Cambria"/>
          <w:sz w:val="22"/>
        </w:rPr>
        <w:t>-2 semesters</w:t>
      </w:r>
      <w:r w:rsidRPr="005F7C15">
        <w:rPr>
          <w:rFonts w:ascii="Cambria" w:hAnsi="Cambria"/>
          <w:sz w:val="22"/>
        </w:rPr>
        <w:t>, Academic Accelerator</w:t>
      </w:r>
      <w:r w:rsidR="00705C87" w:rsidRPr="005F7C15">
        <w:rPr>
          <w:rFonts w:ascii="Cambria" w:hAnsi="Cambria"/>
          <w:sz w:val="22"/>
        </w:rPr>
        <w:t xml:space="preserve"> 2-semesters</w:t>
      </w:r>
      <w:r w:rsidRPr="005F7C15">
        <w:rPr>
          <w:rFonts w:ascii="Cambria" w:hAnsi="Cambria"/>
          <w:sz w:val="22"/>
        </w:rPr>
        <w:t xml:space="preserve"> or Extended Accelerator </w:t>
      </w:r>
      <w:r w:rsidR="00705C87" w:rsidRPr="005F7C15">
        <w:rPr>
          <w:rFonts w:ascii="Cambria" w:hAnsi="Cambria"/>
          <w:sz w:val="22"/>
        </w:rPr>
        <w:t>3-semesters</w:t>
      </w:r>
      <w:r w:rsidRPr="005F7C15">
        <w:rPr>
          <w:rFonts w:ascii="Cambria" w:hAnsi="Cambria"/>
          <w:sz w:val="22"/>
        </w:rPr>
        <w:t>), UIC receives a teaching reimbursement instead of tuition</w:t>
      </w:r>
      <w:r w:rsidR="00705C87" w:rsidRPr="005F7C15">
        <w:rPr>
          <w:rFonts w:ascii="Cambria" w:hAnsi="Cambria"/>
          <w:sz w:val="22"/>
        </w:rPr>
        <w:t xml:space="preserve">.  The teaching reimbursement is provided </w:t>
      </w:r>
      <w:r w:rsidRPr="005F7C15">
        <w:rPr>
          <w:rFonts w:ascii="Cambria" w:hAnsi="Cambria"/>
          <w:sz w:val="22"/>
        </w:rPr>
        <w:t>to the coll</w:t>
      </w:r>
      <w:r w:rsidR="00705C87" w:rsidRPr="005F7C15">
        <w:rPr>
          <w:rFonts w:ascii="Cambria" w:hAnsi="Cambria"/>
          <w:sz w:val="22"/>
        </w:rPr>
        <w:t>ege delivering the credit hours and t</w:t>
      </w:r>
      <w:r w:rsidRPr="005F7C15">
        <w:rPr>
          <w:rFonts w:ascii="Cambria" w:hAnsi="Cambria"/>
          <w:sz w:val="22"/>
        </w:rPr>
        <w:t>hese student</w:t>
      </w:r>
      <w:r w:rsidR="00705C87" w:rsidRPr="005F7C15">
        <w:rPr>
          <w:rFonts w:ascii="Cambria" w:hAnsi="Cambria"/>
          <w:sz w:val="22"/>
        </w:rPr>
        <w:t>s</w:t>
      </w:r>
      <w:r w:rsidRPr="005F7C15">
        <w:rPr>
          <w:rFonts w:ascii="Cambria" w:hAnsi="Cambria"/>
          <w:sz w:val="22"/>
        </w:rPr>
        <w:t xml:space="preserve"> are removed from the pooled </w:t>
      </w:r>
      <w:r w:rsidR="00705C87" w:rsidRPr="005F7C15">
        <w:rPr>
          <w:rFonts w:ascii="Cambria" w:hAnsi="Cambria"/>
          <w:sz w:val="22"/>
        </w:rPr>
        <w:t>tuition distribution</w:t>
      </w:r>
      <w:r w:rsidRPr="005F7C15">
        <w:rPr>
          <w:rFonts w:ascii="Cambria" w:hAnsi="Cambria"/>
          <w:sz w:val="22"/>
        </w:rPr>
        <w:t xml:space="preserve">. </w:t>
      </w:r>
      <w:r w:rsidR="005C743A">
        <w:rPr>
          <w:rFonts w:ascii="Cambria" w:hAnsi="Cambria"/>
          <w:sz w:val="22"/>
        </w:rPr>
        <w:t xml:space="preserve"> </w:t>
      </w:r>
    </w:p>
    <w:p w14:paraId="5B9D751D" w14:textId="51B2987F" w:rsidR="00951A91" w:rsidRPr="00992FB5" w:rsidRDefault="00992FB5" w:rsidP="00992FB5">
      <w:pPr>
        <w:pStyle w:val="ListParagraph"/>
        <w:numPr>
          <w:ilvl w:val="2"/>
          <w:numId w:val="3"/>
        </w:numPr>
        <w:ind w:left="1620"/>
        <w:jc w:val="both"/>
        <w:rPr>
          <w:rFonts w:ascii="Cambria" w:hAnsi="Cambria"/>
          <w:sz w:val="22"/>
        </w:rPr>
      </w:pPr>
      <w:r>
        <w:rPr>
          <w:rFonts w:ascii="Cambria" w:hAnsi="Cambria"/>
          <w:sz w:val="22"/>
        </w:rPr>
        <w:t>A</w:t>
      </w:r>
      <w:r w:rsidR="009E470B" w:rsidRPr="00992FB5">
        <w:rPr>
          <w:rFonts w:ascii="Cambria" w:hAnsi="Cambria"/>
          <w:sz w:val="22"/>
        </w:rPr>
        <w:t>llocation</w:t>
      </w:r>
      <w:r w:rsidR="00233598" w:rsidRPr="00992FB5">
        <w:rPr>
          <w:rFonts w:ascii="Cambria" w:hAnsi="Cambria"/>
          <w:sz w:val="22"/>
        </w:rPr>
        <w:t>s</w:t>
      </w:r>
      <w:r w:rsidR="009E470B" w:rsidRPr="00992FB5">
        <w:rPr>
          <w:rFonts w:ascii="Cambria" w:hAnsi="Cambria"/>
          <w:sz w:val="22"/>
        </w:rPr>
        <w:t xml:space="preserve"> </w:t>
      </w:r>
      <w:r w:rsidR="00C07C15" w:rsidRPr="00992FB5">
        <w:rPr>
          <w:rFonts w:ascii="Cambria" w:hAnsi="Cambria"/>
          <w:sz w:val="22"/>
        </w:rPr>
        <w:t>per</w:t>
      </w:r>
      <w:r w:rsidR="00233598" w:rsidRPr="00992FB5">
        <w:rPr>
          <w:rFonts w:ascii="Cambria" w:hAnsi="Cambria"/>
          <w:sz w:val="22"/>
        </w:rPr>
        <w:t xml:space="preserve"> </w:t>
      </w:r>
      <w:r w:rsidR="009E470B" w:rsidRPr="00992FB5">
        <w:rPr>
          <w:rFonts w:ascii="Cambria" w:hAnsi="Cambria"/>
          <w:sz w:val="22"/>
          <w:szCs w:val="22"/>
        </w:rPr>
        <w:t>MOU FY19-047</w:t>
      </w:r>
      <w:r w:rsidR="005C743A" w:rsidRPr="00992FB5">
        <w:rPr>
          <w:rFonts w:ascii="Cambria" w:hAnsi="Cambria"/>
          <w:sz w:val="22"/>
          <w:szCs w:val="22"/>
        </w:rPr>
        <w:t xml:space="preserve"> </w:t>
      </w:r>
      <w:r w:rsidR="00C07C15" w:rsidRPr="00992FB5">
        <w:rPr>
          <w:rFonts w:ascii="Cambria" w:hAnsi="Cambria"/>
          <w:sz w:val="22"/>
          <w:szCs w:val="22"/>
        </w:rPr>
        <w:t>are</w:t>
      </w:r>
      <w:r w:rsidR="005C743A" w:rsidRPr="00992FB5">
        <w:rPr>
          <w:rFonts w:ascii="Cambria" w:hAnsi="Cambria"/>
          <w:sz w:val="22"/>
          <w:szCs w:val="22"/>
        </w:rPr>
        <w:t xml:space="preserve"> suspended </w:t>
      </w:r>
      <w:r w:rsidR="00C07C15" w:rsidRPr="00992FB5">
        <w:rPr>
          <w:rFonts w:ascii="Cambria" w:hAnsi="Cambria"/>
          <w:sz w:val="22"/>
          <w:szCs w:val="22"/>
        </w:rPr>
        <w:t>if the</w:t>
      </w:r>
      <w:r w:rsidR="005C743A" w:rsidRPr="00992FB5">
        <w:rPr>
          <w:rFonts w:ascii="Cambria" w:hAnsi="Cambria"/>
          <w:sz w:val="22"/>
          <w:szCs w:val="22"/>
        </w:rPr>
        <w:t xml:space="preserve"> revenue </w:t>
      </w:r>
      <w:r w:rsidR="00C07C15" w:rsidRPr="00992FB5">
        <w:rPr>
          <w:rFonts w:ascii="Cambria" w:hAnsi="Cambria"/>
          <w:sz w:val="22"/>
          <w:szCs w:val="22"/>
        </w:rPr>
        <w:t>from international students is</w:t>
      </w:r>
      <w:r w:rsidR="005C743A" w:rsidRPr="00992FB5">
        <w:rPr>
          <w:rFonts w:ascii="Cambria" w:hAnsi="Cambria"/>
          <w:sz w:val="22"/>
          <w:szCs w:val="22"/>
        </w:rPr>
        <w:t xml:space="preserve"> severely curtailed in FY202</w:t>
      </w:r>
      <w:r w:rsidR="006E722A" w:rsidRPr="00992FB5">
        <w:rPr>
          <w:rFonts w:ascii="Cambria" w:hAnsi="Cambria"/>
          <w:sz w:val="22"/>
          <w:szCs w:val="22"/>
        </w:rPr>
        <w:t>2</w:t>
      </w:r>
      <w:r w:rsidR="005C743A" w:rsidRPr="00992FB5">
        <w:rPr>
          <w:rFonts w:ascii="Cambria" w:hAnsi="Cambria"/>
          <w:sz w:val="22"/>
          <w:szCs w:val="22"/>
        </w:rPr>
        <w:t>.  T</w:t>
      </w:r>
      <w:r w:rsidR="009E470B" w:rsidRPr="00992FB5">
        <w:rPr>
          <w:rFonts w:ascii="Cambria" w:hAnsi="Cambria"/>
          <w:sz w:val="22"/>
          <w:szCs w:val="22"/>
        </w:rPr>
        <w:t>he ability to continue this practice</w:t>
      </w:r>
      <w:r w:rsidR="00C44D5D">
        <w:rPr>
          <w:rFonts w:ascii="Cambria" w:hAnsi="Cambria"/>
          <w:sz w:val="22"/>
          <w:szCs w:val="22"/>
        </w:rPr>
        <w:t xml:space="preserve"> is </w:t>
      </w:r>
      <w:r w:rsidR="009E470B" w:rsidRPr="00992FB5">
        <w:rPr>
          <w:rFonts w:ascii="Cambria" w:hAnsi="Cambria"/>
          <w:sz w:val="22"/>
          <w:szCs w:val="22"/>
        </w:rPr>
        <w:t xml:space="preserve">predicated on </w:t>
      </w:r>
      <w:r w:rsidR="005C743A" w:rsidRPr="00992FB5">
        <w:rPr>
          <w:rFonts w:ascii="Cambria" w:hAnsi="Cambria"/>
          <w:sz w:val="22"/>
          <w:szCs w:val="22"/>
        </w:rPr>
        <w:t xml:space="preserve">earning </w:t>
      </w:r>
      <w:r w:rsidR="009E470B" w:rsidRPr="00992FB5">
        <w:rPr>
          <w:rFonts w:ascii="Cambria" w:hAnsi="Cambria"/>
          <w:sz w:val="22"/>
          <w:szCs w:val="22"/>
        </w:rPr>
        <w:t xml:space="preserve">sufficient revenue from progressed students over what is already being shared with the colleges and Shorelight. </w:t>
      </w:r>
      <w:r>
        <w:rPr>
          <w:rFonts w:ascii="Cambria" w:hAnsi="Cambria"/>
          <w:sz w:val="22"/>
          <w:szCs w:val="22"/>
        </w:rPr>
        <w:t xml:space="preserve"> </w:t>
      </w:r>
      <w:r w:rsidR="006E722A" w:rsidRPr="00992FB5">
        <w:rPr>
          <w:rFonts w:ascii="Cambria" w:hAnsi="Cambria"/>
          <w:sz w:val="22"/>
          <w:szCs w:val="22"/>
        </w:rPr>
        <w:t>Should international enrollments rebound, this will be re-evaluated.</w:t>
      </w:r>
    </w:p>
    <w:p w14:paraId="4FC5F88E" w14:textId="51EEEB19" w:rsidR="005F7C15" w:rsidRDefault="002C6390" w:rsidP="00AF1883">
      <w:pPr>
        <w:pStyle w:val="ListParagraph"/>
        <w:numPr>
          <w:ilvl w:val="2"/>
          <w:numId w:val="3"/>
        </w:numPr>
        <w:ind w:left="1620"/>
        <w:jc w:val="both"/>
        <w:rPr>
          <w:rFonts w:ascii="Cambria" w:hAnsi="Cambria"/>
          <w:sz w:val="22"/>
        </w:rPr>
      </w:pPr>
      <w:r w:rsidRPr="005F7C15">
        <w:rPr>
          <w:rFonts w:ascii="Cambria" w:hAnsi="Cambria" w:cs="Calibri"/>
          <w:sz w:val="22"/>
        </w:rPr>
        <w:t xml:space="preserve">Undergraduate base tuition for </w:t>
      </w:r>
      <w:r w:rsidR="00951A91" w:rsidRPr="005F7C15">
        <w:rPr>
          <w:rFonts w:ascii="Cambria" w:hAnsi="Cambria" w:cs="Calibri"/>
          <w:sz w:val="22"/>
        </w:rPr>
        <w:t xml:space="preserve">UIC Global </w:t>
      </w:r>
      <w:r w:rsidRPr="005F7C15">
        <w:rPr>
          <w:rFonts w:ascii="Cambria" w:hAnsi="Cambria" w:cs="Calibri"/>
          <w:sz w:val="22"/>
        </w:rPr>
        <w:t xml:space="preserve">progressed students </w:t>
      </w:r>
      <w:r w:rsidR="00951A91" w:rsidRPr="005F7C15">
        <w:rPr>
          <w:rFonts w:ascii="Cambria" w:hAnsi="Cambria"/>
          <w:sz w:val="22"/>
        </w:rPr>
        <w:t>is</w:t>
      </w:r>
      <w:r w:rsidRPr="005F7C15">
        <w:rPr>
          <w:rFonts w:ascii="Cambria" w:hAnsi="Cambria"/>
          <w:sz w:val="22"/>
        </w:rPr>
        <w:t xml:space="preserve"> distributed in the same manner as other undergraduate students</w:t>
      </w:r>
      <w:r w:rsidR="00951A91" w:rsidRPr="005F7C15">
        <w:rPr>
          <w:rFonts w:ascii="Cambria" w:hAnsi="Cambria"/>
          <w:sz w:val="22"/>
        </w:rPr>
        <w:t xml:space="preserve">, but the amount is net of the 10% </w:t>
      </w:r>
      <w:r w:rsidR="005F7C15">
        <w:rPr>
          <w:rFonts w:ascii="Cambria" w:hAnsi="Cambria"/>
          <w:sz w:val="22"/>
        </w:rPr>
        <w:t xml:space="preserve">shared with </w:t>
      </w:r>
      <w:r w:rsidR="00951A91" w:rsidRPr="005F7C15">
        <w:rPr>
          <w:rFonts w:ascii="Cambria" w:hAnsi="Cambria"/>
          <w:sz w:val="22"/>
        </w:rPr>
        <w:t>Shorelight</w:t>
      </w:r>
      <w:r w:rsidR="00233598">
        <w:rPr>
          <w:rFonts w:ascii="Cambria" w:hAnsi="Cambria"/>
          <w:sz w:val="22"/>
        </w:rPr>
        <w:t xml:space="preserve"> by contract</w:t>
      </w:r>
      <w:r w:rsidRPr="005F7C15">
        <w:rPr>
          <w:rFonts w:ascii="Cambria" w:hAnsi="Cambria"/>
          <w:sz w:val="22"/>
        </w:rPr>
        <w:t>.</w:t>
      </w:r>
      <w:r w:rsidR="00A357F0" w:rsidRPr="005F7C15">
        <w:rPr>
          <w:rFonts w:ascii="Cambria" w:hAnsi="Cambria"/>
          <w:sz w:val="22"/>
        </w:rPr>
        <w:t xml:space="preserve"> </w:t>
      </w:r>
    </w:p>
    <w:p w14:paraId="206EE135" w14:textId="43978FFB" w:rsidR="00233598" w:rsidRDefault="005F7C15" w:rsidP="00AF1883">
      <w:pPr>
        <w:pStyle w:val="ListParagraph"/>
        <w:numPr>
          <w:ilvl w:val="2"/>
          <w:numId w:val="3"/>
        </w:numPr>
        <w:ind w:left="1620"/>
        <w:jc w:val="both"/>
        <w:rPr>
          <w:rFonts w:ascii="Cambria" w:hAnsi="Cambria"/>
          <w:sz w:val="22"/>
        </w:rPr>
      </w:pPr>
      <w:r>
        <w:rPr>
          <w:rFonts w:ascii="Cambria" w:hAnsi="Cambria"/>
          <w:sz w:val="22"/>
        </w:rPr>
        <w:t xml:space="preserve">Beginning </w:t>
      </w:r>
      <w:proofErr w:type="gramStart"/>
      <w:r>
        <w:rPr>
          <w:rFonts w:ascii="Cambria" w:hAnsi="Cambria"/>
          <w:sz w:val="22"/>
        </w:rPr>
        <w:t>Fall</w:t>
      </w:r>
      <w:proofErr w:type="gramEnd"/>
      <w:r>
        <w:rPr>
          <w:rFonts w:ascii="Cambria" w:hAnsi="Cambria"/>
          <w:sz w:val="22"/>
        </w:rPr>
        <w:t xml:space="preserve"> 2019, UIC </w:t>
      </w:r>
      <w:r w:rsidR="00233598">
        <w:rPr>
          <w:rFonts w:ascii="Cambria" w:hAnsi="Cambria"/>
          <w:sz w:val="22"/>
        </w:rPr>
        <w:t xml:space="preserve">began </w:t>
      </w:r>
      <w:r>
        <w:rPr>
          <w:rFonts w:ascii="Cambria" w:hAnsi="Cambria"/>
          <w:sz w:val="22"/>
        </w:rPr>
        <w:t>enrolling Shorelight sourced international students into select graduate programs.  During the first semester the college of each course the student is enrolled in will receive</w:t>
      </w:r>
      <w:r w:rsidRPr="005F7C15">
        <w:rPr>
          <w:rFonts w:ascii="Cambria" w:hAnsi="Cambria"/>
          <w:sz w:val="22"/>
        </w:rPr>
        <w:t xml:space="preserve"> a teaching reimbursement instead of tuition.  </w:t>
      </w:r>
      <w:r>
        <w:rPr>
          <w:rFonts w:ascii="Cambria" w:hAnsi="Cambria"/>
          <w:sz w:val="22"/>
        </w:rPr>
        <w:t xml:space="preserve"> During the second and subsequent semesters, the </w:t>
      </w:r>
      <w:r w:rsidRPr="005F7C15">
        <w:rPr>
          <w:rFonts w:ascii="Cambria" w:hAnsi="Cambria" w:cs="Calibri"/>
          <w:sz w:val="22"/>
        </w:rPr>
        <w:t>base</w:t>
      </w:r>
      <w:r>
        <w:rPr>
          <w:rFonts w:ascii="Cambria" w:hAnsi="Cambria" w:cs="Calibri"/>
          <w:sz w:val="22"/>
        </w:rPr>
        <w:t xml:space="preserve"> and differential</w:t>
      </w:r>
      <w:r w:rsidRPr="005F7C15">
        <w:rPr>
          <w:rFonts w:ascii="Cambria" w:hAnsi="Cambria" w:cs="Calibri"/>
          <w:sz w:val="22"/>
        </w:rPr>
        <w:t xml:space="preserve"> tuition for UIC Global progressed students </w:t>
      </w:r>
      <w:r w:rsidRPr="005F7C15">
        <w:rPr>
          <w:rFonts w:ascii="Cambria" w:hAnsi="Cambria"/>
          <w:sz w:val="22"/>
        </w:rPr>
        <w:t>is distributed i</w:t>
      </w:r>
      <w:r>
        <w:rPr>
          <w:rFonts w:ascii="Cambria" w:hAnsi="Cambria"/>
          <w:sz w:val="22"/>
        </w:rPr>
        <w:t xml:space="preserve">n the same manner as other </w:t>
      </w:r>
      <w:r w:rsidRPr="005F7C15">
        <w:rPr>
          <w:rFonts w:ascii="Cambria" w:hAnsi="Cambria"/>
          <w:sz w:val="22"/>
        </w:rPr>
        <w:t xml:space="preserve">graduate students, net of the 10% </w:t>
      </w:r>
      <w:r>
        <w:rPr>
          <w:rFonts w:ascii="Cambria" w:hAnsi="Cambria"/>
          <w:sz w:val="22"/>
        </w:rPr>
        <w:t>shared with</w:t>
      </w:r>
      <w:r w:rsidRPr="005F7C15">
        <w:rPr>
          <w:rFonts w:ascii="Cambria" w:hAnsi="Cambria"/>
          <w:sz w:val="22"/>
        </w:rPr>
        <w:t xml:space="preserve"> Shorelight.</w:t>
      </w:r>
    </w:p>
    <w:p w14:paraId="06676C49" w14:textId="4A2EBC56" w:rsidR="0064651D" w:rsidRPr="00221BBA" w:rsidRDefault="0064651D" w:rsidP="002C6390">
      <w:pPr>
        <w:outlineLvl w:val="0"/>
        <w:rPr>
          <w:rFonts w:ascii="Cambria" w:hAnsi="Cambria" w:cs="Calibri"/>
          <w:sz w:val="22"/>
        </w:rPr>
      </w:pPr>
    </w:p>
    <w:p w14:paraId="460EB41D" w14:textId="65B163DD" w:rsidR="00436778" w:rsidRPr="00C44D5D" w:rsidRDefault="004C1441" w:rsidP="001878C8">
      <w:pPr>
        <w:pStyle w:val="ListParagraph"/>
        <w:numPr>
          <w:ilvl w:val="0"/>
          <w:numId w:val="12"/>
        </w:numPr>
        <w:jc w:val="both"/>
        <w:rPr>
          <w:rFonts w:ascii="Cambria" w:hAnsi="Cambria"/>
          <w:sz w:val="22"/>
        </w:rPr>
      </w:pPr>
      <w:bookmarkStart w:id="9" w:name="_Toc359939682"/>
      <w:r w:rsidRPr="004C1441">
        <w:rPr>
          <w:rFonts w:ascii="Cambria" w:hAnsi="Cambria" w:cs="Calibri"/>
          <w:b/>
          <w:sz w:val="22"/>
        </w:rPr>
        <w:t>Compensation Allocations</w:t>
      </w:r>
    </w:p>
    <w:p w14:paraId="45722DD0" w14:textId="77777777" w:rsidR="00C44D5D" w:rsidRDefault="00C44D5D" w:rsidP="00C44D5D">
      <w:pPr>
        <w:pStyle w:val="ListParagraph"/>
        <w:jc w:val="both"/>
        <w:outlineLvl w:val="0"/>
        <w:rPr>
          <w:rFonts w:ascii="Cambria" w:hAnsi="Cambria" w:cs="Calibri"/>
          <w:sz w:val="22"/>
        </w:rPr>
      </w:pPr>
    </w:p>
    <w:p w14:paraId="61510287" w14:textId="78C3B2BF" w:rsidR="00C44D5D" w:rsidRPr="00C44D5D" w:rsidRDefault="00B300BE" w:rsidP="00C44D5D">
      <w:pPr>
        <w:pStyle w:val="ListParagraph"/>
        <w:jc w:val="both"/>
        <w:outlineLvl w:val="0"/>
        <w:rPr>
          <w:rFonts w:ascii="Cambria" w:hAnsi="Cambria" w:cs="Calibri"/>
          <w:sz w:val="22"/>
        </w:rPr>
      </w:pPr>
      <w:r>
        <w:rPr>
          <w:rFonts w:ascii="Cambria" w:hAnsi="Cambria" w:cs="Calibri"/>
          <w:sz w:val="22"/>
        </w:rPr>
        <w:t>W</w:t>
      </w:r>
      <w:r w:rsidR="00C44D5D">
        <w:rPr>
          <w:rFonts w:ascii="Cambria" w:hAnsi="Cambria" w:cs="Calibri"/>
          <w:sz w:val="22"/>
        </w:rPr>
        <w:t xml:space="preserve">ith the suspension of RCM we </w:t>
      </w:r>
      <w:r>
        <w:rPr>
          <w:rFonts w:ascii="Cambria" w:hAnsi="Cambria" w:cs="Calibri"/>
          <w:sz w:val="22"/>
        </w:rPr>
        <w:t>will</w:t>
      </w:r>
      <w:r w:rsidR="00C44D5D">
        <w:rPr>
          <w:rFonts w:ascii="Cambria" w:hAnsi="Cambria" w:cs="Calibri"/>
          <w:sz w:val="22"/>
        </w:rPr>
        <w:t xml:space="preserve"> </w:t>
      </w:r>
      <w:r>
        <w:rPr>
          <w:rFonts w:ascii="Cambria" w:hAnsi="Cambria" w:cs="Calibri"/>
          <w:sz w:val="22"/>
        </w:rPr>
        <w:t xml:space="preserve">distribute the </w:t>
      </w:r>
      <w:r w:rsidR="00C44D5D">
        <w:rPr>
          <w:rFonts w:ascii="Cambria" w:hAnsi="Cambria" w:cs="Calibri"/>
          <w:sz w:val="22"/>
        </w:rPr>
        <w:t>salary increase</w:t>
      </w:r>
      <w:r>
        <w:rPr>
          <w:rFonts w:ascii="Cambria" w:hAnsi="Cambria" w:cs="Calibri"/>
          <w:sz w:val="22"/>
        </w:rPr>
        <w:t xml:space="preserve"> pool amounts as communicated to the colleges and units in cash d</w:t>
      </w:r>
      <w:r w:rsidR="00C44D5D">
        <w:rPr>
          <w:rFonts w:ascii="Cambria" w:hAnsi="Cambria" w:cs="Calibri"/>
          <w:sz w:val="22"/>
        </w:rPr>
        <w:t>uring FY2022.  It is also our intent to transfer the recurring component in FY2023.  However, as of this writing, we do not have sufficient central reserves to do this</w:t>
      </w:r>
      <w:r>
        <w:rPr>
          <w:rFonts w:ascii="Cambria" w:hAnsi="Cambria" w:cs="Calibri"/>
          <w:sz w:val="22"/>
        </w:rPr>
        <w:t xml:space="preserve"> and </w:t>
      </w:r>
      <w:r w:rsidR="00C44D5D">
        <w:rPr>
          <w:rFonts w:ascii="Cambria" w:hAnsi="Cambria" w:cs="Calibri"/>
          <w:sz w:val="22"/>
        </w:rPr>
        <w:t>we cannot allocate permanent funds that we do not have.  To provide central recurring funds in FY2023,</w:t>
      </w:r>
      <w:r w:rsidR="00367709">
        <w:rPr>
          <w:rFonts w:ascii="Cambria" w:hAnsi="Cambria" w:cs="Calibri"/>
          <w:sz w:val="22"/>
        </w:rPr>
        <w:t xml:space="preserve"> in the amounts shown below, </w:t>
      </w:r>
      <w:r>
        <w:rPr>
          <w:rFonts w:ascii="Cambria" w:hAnsi="Cambria" w:cs="Calibri"/>
          <w:sz w:val="22"/>
        </w:rPr>
        <w:t xml:space="preserve">which total in </w:t>
      </w:r>
      <w:r w:rsidR="00367709">
        <w:rPr>
          <w:rFonts w:ascii="Cambria" w:hAnsi="Cambria" w:cs="Calibri"/>
          <w:sz w:val="22"/>
        </w:rPr>
        <w:t>excess of $13M,</w:t>
      </w:r>
      <w:r w:rsidR="00C44D5D">
        <w:rPr>
          <w:rFonts w:ascii="Cambria" w:hAnsi="Cambria" w:cs="Calibri"/>
          <w:sz w:val="22"/>
        </w:rPr>
        <w:t xml:space="preserve"> it is</w:t>
      </w:r>
      <w:r w:rsidR="00367709">
        <w:rPr>
          <w:rFonts w:ascii="Cambria" w:hAnsi="Cambria" w:cs="Calibri"/>
          <w:sz w:val="22"/>
        </w:rPr>
        <w:t xml:space="preserve"> very</w:t>
      </w:r>
      <w:r w:rsidR="00C44D5D">
        <w:rPr>
          <w:rFonts w:ascii="Cambria" w:hAnsi="Cambria" w:cs="Calibri"/>
          <w:sz w:val="22"/>
        </w:rPr>
        <w:t xml:space="preserve"> likely an internal reallocation </w:t>
      </w:r>
      <w:r w:rsidR="00367709">
        <w:rPr>
          <w:rFonts w:ascii="Cambria" w:hAnsi="Cambria" w:cs="Calibri"/>
          <w:sz w:val="22"/>
        </w:rPr>
        <w:t>will</w:t>
      </w:r>
      <w:r w:rsidR="00C44D5D">
        <w:rPr>
          <w:rFonts w:ascii="Cambria" w:hAnsi="Cambria" w:cs="Calibri"/>
          <w:sz w:val="22"/>
        </w:rPr>
        <w:t xml:space="preserve"> be necessary to fully fund these allocations.</w:t>
      </w:r>
      <w:r w:rsidR="00ED5442">
        <w:rPr>
          <w:rFonts w:ascii="Cambria" w:hAnsi="Cambria" w:cs="Calibri"/>
          <w:sz w:val="22"/>
        </w:rPr>
        <w:t xml:space="preserve">  The amounts shown in the below charts are as of June 30, 2021, and may not reflect any pool changes made after that date.</w:t>
      </w:r>
    </w:p>
    <w:p w14:paraId="1597CA61" w14:textId="77777777" w:rsidR="00436778" w:rsidRPr="00436778" w:rsidRDefault="00436778" w:rsidP="00436778">
      <w:pPr>
        <w:pStyle w:val="ListParagraph"/>
        <w:jc w:val="both"/>
        <w:rPr>
          <w:rFonts w:ascii="Cambria" w:hAnsi="Cambria"/>
          <w:sz w:val="22"/>
        </w:rPr>
      </w:pPr>
    </w:p>
    <w:p w14:paraId="35948E57" w14:textId="28549DE1" w:rsidR="00B300BE" w:rsidRPr="00227C5F" w:rsidRDefault="001F2362" w:rsidP="001878C8">
      <w:pPr>
        <w:pStyle w:val="ListParagraph"/>
        <w:numPr>
          <w:ilvl w:val="0"/>
          <w:numId w:val="13"/>
        </w:numPr>
        <w:jc w:val="both"/>
        <w:rPr>
          <w:rFonts w:ascii="Cambria" w:hAnsi="Cambria"/>
          <w:sz w:val="22"/>
        </w:rPr>
      </w:pPr>
      <w:r w:rsidRPr="00436778">
        <w:rPr>
          <w:rFonts w:ascii="Cambria" w:hAnsi="Cambria"/>
          <w:sz w:val="22"/>
        </w:rPr>
        <w:t xml:space="preserve">Faculty compensation pools </w:t>
      </w:r>
      <w:r w:rsidR="00436778" w:rsidRPr="00436778">
        <w:rPr>
          <w:rFonts w:ascii="Cambria" w:hAnsi="Cambria"/>
          <w:sz w:val="22"/>
        </w:rPr>
        <w:t xml:space="preserve">for </w:t>
      </w:r>
      <w:r w:rsidR="00C07C15">
        <w:rPr>
          <w:rFonts w:ascii="Cambria" w:hAnsi="Cambria"/>
          <w:sz w:val="22"/>
        </w:rPr>
        <w:t>represented faculty on state fund appointments:</w:t>
      </w:r>
    </w:p>
    <w:tbl>
      <w:tblPr>
        <w:tblW w:w="8388" w:type="dxa"/>
        <w:tblInd w:w="612" w:type="dxa"/>
        <w:tblLayout w:type="fixed"/>
        <w:tblLook w:val="04A0" w:firstRow="1" w:lastRow="0" w:firstColumn="1" w:lastColumn="0" w:noHBand="0" w:noVBand="1"/>
      </w:tblPr>
      <w:tblGrid>
        <w:gridCol w:w="2902"/>
        <w:gridCol w:w="1796"/>
        <w:gridCol w:w="1800"/>
        <w:gridCol w:w="1890"/>
      </w:tblGrid>
      <w:tr w:rsidR="00C81B63" w:rsidRPr="004E2DE3" w14:paraId="4B78971E" w14:textId="77777777" w:rsidTr="00DF3E36">
        <w:trPr>
          <w:trHeight w:val="1305"/>
        </w:trPr>
        <w:tc>
          <w:tcPr>
            <w:tcW w:w="4698" w:type="dxa"/>
            <w:gridSpan w:val="2"/>
            <w:tcBorders>
              <w:top w:val="nil"/>
              <w:left w:val="nil"/>
              <w:bottom w:val="nil"/>
              <w:right w:val="nil"/>
            </w:tcBorders>
            <w:shd w:val="clear" w:color="auto" w:fill="auto"/>
            <w:hideMark/>
          </w:tcPr>
          <w:p w14:paraId="3708955E" w14:textId="77777777" w:rsidR="00C07C15" w:rsidRDefault="00C07C15" w:rsidP="00C07C15">
            <w:pPr>
              <w:rPr>
                <w:rFonts w:ascii="Cambria" w:hAnsi="Cambria" w:cs="Calibri"/>
                <w:b/>
                <w:bCs/>
                <w:color w:val="000000"/>
                <w:sz w:val="22"/>
                <w:szCs w:val="22"/>
              </w:rPr>
            </w:pPr>
          </w:p>
          <w:p w14:paraId="5CA2B3B1" w14:textId="77777777" w:rsidR="005C3B3B" w:rsidRDefault="00C07C15" w:rsidP="00C07C15">
            <w:pPr>
              <w:rPr>
                <w:rFonts w:ascii="Cambria" w:hAnsi="Cambria" w:cs="Calibri"/>
                <w:b/>
                <w:bCs/>
                <w:color w:val="000000"/>
                <w:sz w:val="24"/>
                <w:szCs w:val="22"/>
                <w:u w:val="single"/>
              </w:rPr>
            </w:pPr>
            <w:r w:rsidRPr="00375831">
              <w:rPr>
                <w:rFonts w:ascii="Cambria" w:hAnsi="Cambria" w:cs="Calibri"/>
                <w:b/>
                <w:bCs/>
                <w:color w:val="000000"/>
                <w:sz w:val="24"/>
                <w:szCs w:val="22"/>
                <w:u w:val="single"/>
              </w:rPr>
              <w:t>Represented Faculty</w:t>
            </w:r>
          </w:p>
          <w:p w14:paraId="189C4016" w14:textId="5B6C165C" w:rsidR="00C81B63" w:rsidRPr="00375831" w:rsidRDefault="005C3B3B" w:rsidP="00C07C15">
            <w:pPr>
              <w:rPr>
                <w:rFonts w:ascii="Cambria" w:hAnsi="Cambria" w:cs="Calibri"/>
                <w:b/>
                <w:bCs/>
                <w:color w:val="000000"/>
                <w:sz w:val="22"/>
                <w:szCs w:val="22"/>
                <w:u w:val="single"/>
              </w:rPr>
            </w:pPr>
            <w:r w:rsidRPr="005C3B3B">
              <w:rPr>
                <w:rFonts w:ascii="Cambria" w:hAnsi="Cambria" w:cs="Calibri"/>
                <w:bCs/>
                <w:i/>
                <w:color w:val="000000"/>
                <w:sz w:val="24"/>
                <w:szCs w:val="22"/>
              </w:rPr>
              <w:t>(Salary increases are effective 8/16/2021)</w:t>
            </w:r>
          </w:p>
        </w:tc>
        <w:tc>
          <w:tcPr>
            <w:tcW w:w="1800" w:type="dxa"/>
            <w:tcBorders>
              <w:top w:val="nil"/>
              <w:left w:val="nil"/>
              <w:bottom w:val="nil"/>
              <w:right w:val="nil"/>
            </w:tcBorders>
            <w:shd w:val="clear" w:color="000000" w:fill="CCECFF"/>
            <w:vAlign w:val="bottom"/>
            <w:hideMark/>
          </w:tcPr>
          <w:p w14:paraId="3D535353" w14:textId="76AEFEBC" w:rsidR="00C81B63" w:rsidRPr="004E2DE3" w:rsidRDefault="00C81B63" w:rsidP="006E722A">
            <w:pPr>
              <w:jc w:val="center"/>
              <w:rPr>
                <w:rFonts w:ascii="Cambria" w:hAnsi="Cambria" w:cs="Calibri"/>
                <w:color w:val="000000"/>
                <w:sz w:val="22"/>
                <w:szCs w:val="22"/>
              </w:rPr>
            </w:pPr>
            <w:r w:rsidRPr="004E2DE3">
              <w:rPr>
                <w:rFonts w:ascii="Cambria" w:hAnsi="Cambria" w:cs="Calibri"/>
                <w:b/>
                <w:bCs/>
                <w:color w:val="000000"/>
                <w:sz w:val="22"/>
                <w:szCs w:val="22"/>
              </w:rPr>
              <w:t>FY2</w:t>
            </w:r>
            <w:r w:rsidR="006E722A">
              <w:rPr>
                <w:rFonts w:ascii="Cambria" w:hAnsi="Cambria" w:cs="Calibri"/>
                <w:b/>
                <w:bCs/>
                <w:color w:val="000000"/>
                <w:sz w:val="22"/>
                <w:szCs w:val="22"/>
              </w:rPr>
              <w:t>2</w:t>
            </w:r>
            <w:r w:rsidRPr="004E2DE3">
              <w:rPr>
                <w:rFonts w:ascii="Cambria" w:hAnsi="Cambria" w:cs="Calibri"/>
                <w:b/>
                <w:bCs/>
                <w:color w:val="000000"/>
                <w:sz w:val="22"/>
                <w:szCs w:val="22"/>
              </w:rPr>
              <w:t xml:space="preserve"> Cash Impact</w:t>
            </w:r>
            <w:r w:rsidRPr="004E2DE3">
              <w:rPr>
                <w:rFonts w:ascii="Cambria" w:hAnsi="Cambria" w:cs="Calibri"/>
                <w:color w:val="000000"/>
                <w:szCs w:val="20"/>
              </w:rPr>
              <w:t xml:space="preserve"> </w:t>
            </w:r>
            <w:r w:rsidR="005C3B3B">
              <w:rPr>
                <w:rFonts w:ascii="Cambria" w:hAnsi="Cambria" w:cs="Calibri"/>
                <w:color w:val="000000"/>
                <w:szCs w:val="20"/>
              </w:rPr>
              <w:t xml:space="preserve"> (State funded positions @ </w:t>
            </w:r>
            <w:r w:rsidRPr="004E2DE3">
              <w:rPr>
                <w:rFonts w:ascii="Cambria" w:hAnsi="Cambria" w:cs="Calibri"/>
                <w:color w:val="000000"/>
                <w:szCs w:val="20"/>
              </w:rPr>
              <w:t>87.5% of Annual</w:t>
            </w:r>
            <w:r w:rsidR="005C3B3B">
              <w:rPr>
                <w:rFonts w:ascii="Cambria" w:hAnsi="Cambria" w:cs="Calibri"/>
                <w:color w:val="000000"/>
                <w:szCs w:val="20"/>
              </w:rPr>
              <w:t>ized Cost)</w:t>
            </w:r>
          </w:p>
        </w:tc>
        <w:tc>
          <w:tcPr>
            <w:tcW w:w="1890" w:type="dxa"/>
            <w:tcBorders>
              <w:top w:val="nil"/>
              <w:left w:val="nil"/>
              <w:bottom w:val="nil"/>
              <w:right w:val="nil"/>
            </w:tcBorders>
            <w:shd w:val="clear" w:color="000000" w:fill="FFCCCC"/>
            <w:vAlign w:val="bottom"/>
            <w:hideMark/>
          </w:tcPr>
          <w:p w14:paraId="40B06DFF" w14:textId="300E7572" w:rsidR="00C81B63" w:rsidRPr="004E2DE3" w:rsidRDefault="00C81B63" w:rsidP="006E722A">
            <w:pPr>
              <w:jc w:val="center"/>
              <w:rPr>
                <w:rFonts w:ascii="Cambria" w:hAnsi="Cambria" w:cs="Calibri"/>
                <w:color w:val="000000"/>
                <w:sz w:val="22"/>
                <w:szCs w:val="22"/>
              </w:rPr>
            </w:pPr>
            <w:r w:rsidRPr="004E2DE3">
              <w:rPr>
                <w:rFonts w:ascii="Cambria" w:hAnsi="Cambria" w:cs="Calibri"/>
                <w:b/>
                <w:bCs/>
                <w:color w:val="000000"/>
                <w:sz w:val="22"/>
                <w:szCs w:val="22"/>
              </w:rPr>
              <w:t>FY2</w:t>
            </w:r>
            <w:r w:rsidR="006E722A">
              <w:rPr>
                <w:rFonts w:ascii="Cambria" w:hAnsi="Cambria" w:cs="Calibri"/>
                <w:b/>
                <w:bCs/>
                <w:color w:val="000000"/>
                <w:sz w:val="22"/>
                <w:szCs w:val="22"/>
              </w:rPr>
              <w:t>3</w:t>
            </w:r>
            <w:r w:rsidRPr="004E2DE3">
              <w:rPr>
                <w:rFonts w:ascii="Cambria" w:hAnsi="Cambria" w:cs="Calibri"/>
                <w:b/>
                <w:bCs/>
                <w:color w:val="000000"/>
                <w:sz w:val="22"/>
                <w:szCs w:val="22"/>
              </w:rPr>
              <w:t xml:space="preserve"> Recurring Budget </w:t>
            </w:r>
            <w:r w:rsidRPr="004E2DE3">
              <w:rPr>
                <w:rFonts w:ascii="Cambria" w:hAnsi="Cambria" w:cs="Calibri"/>
                <w:color w:val="000000"/>
                <w:szCs w:val="20"/>
              </w:rPr>
              <w:t>(Annualized</w:t>
            </w:r>
            <w:r w:rsidR="005C3B3B">
              <w:rPr>
                <w:rFonts w:ascii="Cambria" w:hAnsi="Cambria" w:cs="Calibri"/>
                <w:color w:val="000000"/>
                <w:szCs w:val="20"/>
              </w:rPr>
              <w:t xml:space="preserve"> State funded positions</w:t>
            </w:r>
            <w:r w:rsidRPr="004E2DE3">
              <w:rPr>
                <w:rFonts w:ascii="Cambria" w:hAnsi="Cambria" w:cs="Calibri"/>
                <w:color w:val="000000"/>
                <w:szCs w:val="20"/>
              </w:rPr>
              <w:t>)</w:t>
            </w:r>
          </w:p>
        </w:tc>
      </w:tr>
      <w:tr w:rsidR="00C81B63" w:rsidRPr="004E2DE3" w14:paraId="27602D87" w14:textId="77777777" w:rsidTr="00DF3E36">
        <w:trPr>
          <w:trHeight w:val="300"/>
        </w:trPr>
        <w:tc>
          <w:tcPr>
            <w:tcW w:w="2902" w:type="dxa"/>
            <w:tcBorders>
              <w:top w:val="nil"/>
              <w:left w:val="nil"/>
              <w:bottom w:val="nil"/>
              <w:right w:val="nil"/>
            </w:tcBorders>
            <w:shd w:val="clear" w:color="auto" w:fill="auto"/>
            <w:noWrap/>
            <w:vAlign w:val="bottom"/>
            <w:hideMark/>
          </w:tcPr>
          <w:p w14:paraId="7C1B3934" w14:textId="24F7B068" w:rsidR="00C07C15" w:rsidRPr="004E2DE3" w:rsidRDefault="00C07C15" w:rsidP="00C81B63">
            <w:pPr>
              <w:rPr>
                <w:rFonts w:ascii="Cambria" w:hAnsi="Cambria" w:cs="Calibri"/>
                <w:b/>
                <w:bCs/>
                <w:color w:val="000000"/>
                <w:sz w:val="22"/>
                <w:szCs w:val="22"/>
              </w:rPr>
            </w:pPr>
            <w:r>
              <w:rPr>
                <w:rFonts w:ascii="Cambria" w:hAnsi="Cambria" w:cs="Calibri"/>
                <w:b/>
                <w:bCs/>
                <w:color w:val="000000"/>
                <w:sz w:val="22"/>
                <w:szCs w:val="22"/>
              </w:rPr>
              <w:t>Tenure – Tenure Track</w:t>
            </w:r>
          </w:p>
        </w:tc>
        <w:tc>
          <w:tcPr>
            <w:tcW w:w="1796" w:type="dxa"/>
            <w:tcBorders>
              <w:top w:val="nil"/>
              <w:left w:val="nil"/>
              <w:bottom w:val="nil"/>
              <w:right w:val="nil"/>
            </w:tcBorders>
            <w:shd w:val="clear" w:color="auto" w:fill="auto"/>
            <w:noWrap/>
            <w:vAlign w:val="bottom"/>
            <w:hideMark/>
          </w:tcPr>
          <w:p w14:paraId="3B6E8C75" w14:textId="77777777" w:rsidR="00C81B63" w:rsidRPr="00C81B63" w:rsidRDefault="00C81B63" w:rsidP="00C81B63">
            <w:pPr>
              <w:rPr>
                <w:rFonts w:ascii="Calibri" w:hAnsi="Calibri" w:cs="Calibri"/>
                <w:b/>
                <w:bCs/>
                <w:color w:val="000000"/>
                <w:sz w:val="22"/>
                <w:szCs w:val="22"/>
              </w:rPr>
            </w:pPr>
          </w:p>
        </w:tc>
        <w:tc>
          <w:tcPr>
            <w:tcW w:w="1800" w:type="dxa"/>
            <w:tcBorders>
              <w:top w:val="nil"/>
              <w:left w:val="nil"/>
              <w:bottom w:val="nil"/>
              <w:right w:val="nil"/>
            </w:tcBorders>
            <w:shd w:val="clear" w:color="000000" w:fill="CCECFF"/>
            <w:noWrap/>
            <w:vAlign w:val="bottom"/>
            <w:hideMark/>
          </w:tcPr>
          <w:p w14:paraId="46BB5249" w14:textId="77777777" w:rsidR="005C3B3B" w:rsidRDefault="00C81B63" w:rsidP="00C07C15">
            <w:pPr>
              <w:jc w:val="center"/>
              <w:rPr>
                <w:rFonts w:ascii="Cambria" w:hAnsi="Cambria" w:cs="Calibri"/>
                <w:color w:val="000000"/>
                <w:sz w:val="22"/>
                <w:szCs w:val="22"/>
              </w:rPr>
            </w:pPr>
            <w:r w:rsidRPr="004E2DE3">
              <w:rPr>
                <w:rFonts w:ascii="Cambria" w:hAnsi="Cambria" w:cs="Calibri"/>
                <w:color w:val="000000"/>
                <w:sz w:val="22"/>
                <w:szCs w:val="22"/>
              </w:rPr>
              <w:t xml:space="preserve"> </w:t>
            </w:r>
          </w:p>
          <w:p w14:paraId="1B0F350E" w14:textId="6D433859" w:rsidR="00C81B63" w:rsidRPr="004E2DE3" w:rsidRDefault="00C81B63" w:rsidP="00C26418">
            <w:pPr>
              <w:jc w:val="center"/>
              <w:rPr>
                <w:rFonts w:ascii="Cambria" w:hAnsi="Cambria" w:cs="Calibri"/>
                <w:color w:val="000000"/>
                <w:sz w:val="22"/>
                <w:szCs w:val="22"/>
              </w:rPr>
            </w:pPr>
            <w:r w:rsidRPr="004E2DE3">
              <w:rPr>
                <w:rFonts w:ascii="Cambria" w:hAnsi="Cambria" w:cs="Calibri"/>
                <w:color w:val="000000"/>
                <w:sz w:val="22"/>
                <w:szCs w:val="22"/>
              </w:rPr>
              <w:t>$</w:t>
            </w:r>
            <w:r w:rsidR="00C07C15">
              <w:rPr>
                <w:rFonts w:ascii="Cambria" w:hAnsi="Cambria" w:cs="Calibri"/>
                <w:color w:val="000000"/>
                <w:sz w:val="22"/>
                <w:szCs w:val="22"/>
              </w:rPr>
              <w:t>3,261,</w:t>
            </w:r>
            <w:r w:rsidR="00C26418">
              <w:rPr>
                <w:rFonts w:ascii="Cambria" w:hAnsi="Cambria" w:cs="Calibri"/>
                <w:color w:val="000000"/>
                <w:sz w:val="22"/>
                <w:szCs w:val="22"/>
              </w:rPr>
              <w:t>661</w:t>
            </w:r>
            <w:r w:rsidRPr="004E2DE3">
              <w:rPr>
                <w:rFonts w:ascii="Cambria" w:hAnsi="Cambria" w:cs="Calibri"/>
                <w:color w:val="000000"/>
                <w:sz w:val="22"/>
                <w:szCs w:val="22"/>
              </w:rPr>
              <w:t xml:space="preserve">   </w:t>
            </w:r>
            <w:r w:rsidR="00C07C15">
              <w:rPr>
                <w:rFonts w:ascii="Cambria" w:hAnsi="Cambria" w:cs="Calibri"/>
                <w:color w:val="000000"/>
                <w:sz w:val="22"/>
                <w:szCs w:val="22"/>
              </w:rPr>
              <w:t xml:space="preserve"> </w:t>
            </w:r>
          </w:p>
        </w:tc>
        <w:tc>
          <w:tcPr>
            <w:tcW w:w="1890" w:type="dxa"/>
            <w:tcBorders>
              <w:top w:val="nil"/>
              <w:left w:val="nil"/>
              <w:bottom w:val="nil"/>
              <w:right w:val="nil"/>
            </w:tcBorders>
            <w:shd w:val="clear" w:color="000000" w:fill="FFCCCC"/>
            <w:noWrap/>
            <w:vAlign w:val="bottom"/>
            <w:hideMark/>
          </w:tcPr>
          <w:p w14:paraId="317317AE" w14:textId="7B6D1F0F" w:rsidR="00C81B63" w:rsidRPr="004E2DE3" w:rsidRDefault="00C81B63" w:rsidP="00C26418">
            <w:pPr>
              <w:jc w:val="center"/>
              <w:rPr>
                <w:rFonts w:ascii="Cambria" w:hAnsi="Cambria" w:cs="Calibri"/>
                <w:color w:val="000000"/>
                <w:sz w:val="22"/>
                <w:szCs w:val="22"/>
              </w:rPr>
            </w:pPr>
            <w:r w:rsidRPr="004E2DE3">
              <w:rPr>
                <w:rFonts w:ascii="Cambria" w:hAnsi="Cambria" w:cs="Calibri"/>
                <w:color w:val="000000"/>
                <w:sz w:val="22"/>
                <w:szCs w:val="22"/>
              </w:rPr>
              <w:t xml:space="preserve"> $</w:t>
            </w:r>
            <w:r w:rsidR="00C07C15">
              <w:rPr>
                <w:rFonts w:ascii="Cambria" w:hAnsi="Cambria" w:cs="Calibri"/>
                <w:color w:val="000000"/>
                <w:sz w:val="22"/>
                <w:szCs w:val="22"/>
              </w:rPr>
              <w:t>3,727,</w:t>
            </w:r>
            <w:r w:rsidR="00C26418">
              <w:rPr>
                <w:rFonts w:ascii="Cambria" w:hAnsi="Cambria" w:cs="Calibri"/>
                <w:color w:val="000000"/>
                <w:sz w:val="22"/>
                <w:szCs w:val="22"/>
              </w:rPr>
              <w:t>612</w:t>
            </w:r>
            <w:r w:rsidR="00C07C15">
              <w:rPr>
                <w:rFonts w:ascii="Cambria" w:hAnsi="Cambria" w:cs="Calibri"/>
                <w:color w:val="000000"/>
                <w:sz w:val="22"/>
                <w:szCs w:val="22"/>
              </w:rPr>
              <w:t xml:space="preserve"> </w:t>
            </w:r>
            <w:r w:rsidRPr="004E2DE3">
              <w:rPr>
                <w:rFonts w:ascii="Cambria" w:hAnsi="Cambria" w:cs="Calibri"/>
                <w:color w:val="000000"/>
                <w:sz w:val="22"/>
                <w:szCs w:val="22"/>
              </w:rPr>
              <w:t xml:space="preserve"> </w:t>
            </w:r>
          </w:p>
        </w:tc>
      </w:tr>
      <w:tr w:rsidR="00C81B63" w:rsidRPr="004E2DE3" w14:paraId="18A28BB0" w14:textId="77777777" w:rsidTr="00DF3E36">
        <w:trPr>
          <w:trHeight w:val="300"/>
        </w:trPr>
        <w:tc>
          <w:tcPr>
            <w:tcW w:w="4698" w:type="dxa"/>
            <w:gridSpan w:val="2"/>
            <w:tcBorders>
              <w:top w:val="nil"/>
              <w:left w:val="nil"/>
              <w:bottom w:val="nil"/>
              <w:right w:val="nil"/>
            </w:tcBorders>
            <w:shd w:val="clear" w:color="auto" w:fill="auto"/>
            <w:noWrap/>
            <w:vAlign w:val="bottom"/>
            <w:hideMark/>
          </w:tcPr>
          <w:p w14:paraId="2FBF5A2D" w14:textId="77777777" w:rsidR="00C81B63" w:rsidRPr="004E2DE3" w:rsidRDefault="00C81B63" w:rsidP="00C81B63">
            <w:pPr>
              <w:rPr>
                <w:rFonts w:ascii="Cambria" w:hAnsi="Cambria" w:cs="Calibri"/>
                <w:i/>
                <w:iCs/>
                <w:color w:val="000000"/>
                <w:sz w:val="22"/>
                <w:szCs w:val="22"/>
              </w:rPr>
            </w:pPr>
            <w:r w:rsidRPr="004E2DE3">
              <w:rPr>
                <w:rFonts w:ascii="Cambria" w:hAnsi="Cambria" w:cs="Calibri"/>
                <w:i/>
                <w:iCs/>
                <w:color w:val="000000"/>
                <w:sz w:val="22"/>
                <w:szCs w:val="22"/>
              </w:rPr>
              <w:t>Merit @ 2% &amp; CE@ 2%, Total 4%</w:t>
            </w:r>
          </w:p>
        </w:tc>
        <w:tc>
          <w:tcPr>
            <w:tcW w:w="1800" w:type="dxa"/>
            <w:tcBorders>
              <w:top w:val="nil"/>
              <w:left w:val="nil"/>
              <w:bottom w:val="nil"/>
              <w:right w:val="nil"/>
            </w:tcBorders>
            <w:shd w:val="clear" w:color="000000" w:fill="CCECFF"/>
            <w:noWrap/>
            <w:vAlign w:val="bottom"/>
            <w:hideMark/>
          </w:tcPr>
          <w:p w14:paraId="5AF34AC9" w14:textId="77777777" w:rsidR="00C81B63" w:rsidRPr="004E2DE3" w:rsidRDefault="00C81B63" w:rsidP="00C81B63">
            <w:pPr>
              <w:jc w:val="center"/>
              <w:rPr>
                <w:rFonts w:ascii="Cambria" w:hAnsi="Cambria" w:cs="Calibri"/>
                <w:color w:val="000000"/>
                <w:sz w:val="22"/>
                <w:szCs w:val="22"/>
              </w:rPr>
            </w:pPr>
            <w:r w:rsidRPr="004E2DE3">
              <w:rPr>
                <w:rFonts w:ascii="Cambria" w:hAnsi="Cambria" w:cs="Calibri"/>
                <w:color w:val="000000"/>
                <w:sz w:val="22"/>
                <w:szCs w:val="22"/>
              </w:rPr>
              <w:t> </w:t>
            </w:r>
          </w:p>
        </w:tc>
        <w:tc>
          <w:tcPr>
            <w:tcW w:w="1890" w:type="dxa"/>
            <w:tcBorders>
              <w:top w:val="nil"/>
              <w:left w:val="nil"/>
              <w:bottom w:val="nil"/>
              <w:right w:val="nil"/>
            </w:tcBorders>
            <w:shd w:val="clear" w:color="000000" w:fill="FFCCCC"/>
            <w:noWrap/>
            <w:vAlign w:val="bottom"/>
            <w:hideMark/>
          </w:tcPr>
          <w:p w14:paraId="4288E413" w14:textId="77777777" w:rsidR="00C81B63" w:rsidRPr="004E2DE3" w:rsidRDefault="00C81B63" w:rsidP="00C81B63">
            <w:pPr>
              <w:jc w:val="center"/>
              <w:rPr>
                <w:rFonts w:ascii="Cambria" w:hAnsi="Cambria" w:cs="Calibri"/>
                <w:color w:val="000000"/>
                <w:sz w:val="22"/>
                <w:szCs w:val="22"/>
              </w:rPr>
            </w:pPr>
            <w:r w:rsidRPr="004E2DE3">
              <w:rPr>
                <w:rFonts w:ascii="Cambria" w:hAnsi="Cambria" w:cs="Calibri"/>
                <w:color w:val="000000"/>
                <w:sz w:val="22"/>
                <w:szCs w:val="22"/>
              </w:rPr>
              <w:t> </w:t>
            </w:r>
          </w:p>
        </w:tc>
      </w:tr>
      <w:tr w:rsidR="00C07C15" w:rsidRPr="004E2DE3" w14:paraId="34DE2602" w14:textId="77777777" w:rsidTr="00DF3E36">
        <w:trPr>
          <w:trHeight w:val="300"/>
        </w:trPr>
        <w:tc>
          <w:tcPr>
            <w:tcW w:w="4698" w:type="dxa"/>
            <w:gridSpan w:val="2"/>
            <w:tcBorders>
              <w:top w:val="nil"/>
              <w:left w:val="nil"/>
              <w:bottom w:val="nil"/>
              <w:right w:val="nil"/>
            </w:tcBorders>
            <w:shd w:val="clear" w:color="auto" w:fill="auto"/>
            <w:noWrap/>
            <w:vAlign w:val="bottom"/>
          </w:tcPr>
          <w:p w14:paraId="6627CEDA" w14:textId="7D5F598D" w:rsidR="00C07C15" w:rsidRPr="004E2DE3" w:rsidRDefault="00C07C15" w:rsidP="00C07C15">
            <w:pPr>
              <w:rPr>
                <w:rFonts w:ascii="Cambria" w:hAnsi="Cambria" w:cs="Calibri"/>
                <w:i/>
                <w:iCs/>
                <w:color w:val="000000"/>
                <w:sz w:val="22"/>
                <w:szCs w:val="22"/>
              </w:rPr>
            </w:pPr>
            <w:r>
              <w:rPr>
                <w:rFonts w:ascii="Cambria" w:hAnsi="Cambria" w:cs="Calibri"/>
                <w:b/>
                <w:bCs/>
                <w:color w:val="000000"/>
                <w:sz w:val="22"/>
                <w:szCs w:val="22"/>
              </w:rPr>
              <w:t>Non-Tenure Track</w:t>
            </w:r>
          </w:p>
        </w:tc>
        <w:tc>
          <w:tcPr>
            <w:tcW w:w="1800" w:type="dxa"/>
            <w:tcBorders>
              <w:top w:val="nil"/>
              <w:left w:val="nil"/>
              <w:bottom w:val="nil"/>
              <w:right w:val="nil"/>
            </w:tcBorders>
            <w:shd w:val="clear" w:color="000000" w:fill="CCECFF"/>
            <w:noWrap/>
            <w:vAlign w:val="bottom"/>
          </w:tcPr>
          <w:p w14:paraId="20377EA1" w14:textId="77777777" w:rsidR="00C07C15" w:rsidRPr="004E2DE3" w:rsidRDefault="00C07C15" w:rsidP="00C07C15">
            <w:pPr>
              <w:jc w:val="center"/>
              <w:rPr>
                <w:rFonts w:ascii="Cambria" w:hAnsi="Cambria" w:cs="Calibri"/>
                <w:color w:val="000000"/>
                <w:sz w:val="22"/>
                <w:szCs w:val="22"/>
              </w:rPr>
            </w:pPr>
          </w:p>
        </w:tc>
        <w:tc>
          <w:tcPr>
            <w:tcW w:w="1890" w:type="dxa"/>
            <w:tcBorders>
              <w:top w:val="nil"/>
              <w:left w:val="nil"/>
              <w:bottom w:val="nil"/>
              <w:right w:val="nil"/>
            </w:tcBorders>
            <w:shd w:val="clear" w:color="000000" w:fill="FFCCCC"/>
            <w:noWrap/>
            <w:vAlign w:val="bottom"/>
          </w:tcPr>
          <w:p w14:paraId="0C019C84" w14:textId="77777777" w:rsidR="00C07C15" w:rsidRPr="004E2DE3" w:rsidRDefault="00C07C15" w:rsidP="00C07C15">
            <w:pPr>
              <w:jc w:val="center"/>
              <w:rPr>
                <w:rFonts w:ascii="Cambria" w:hAnsi="Cambria" w:cs="Calibri"/>
                <w:color w:val="000000"/>
                <w:sz w:val="22"/>
                <w:szCs w:val="22"/>
              </w:rPr>
            </w:pPr>
          </w:p>
        </w:tc>
      </w:tr>
      <w:tr w:rsidR="00C07C15" w:rsidRPr="004E2DE3" w14:paraId="225FC57E" w14:textId="77777777" w:rsidTr="00DF3E36">
        <w:trPr>
          <w:trHeight w:val="300"/>
        </w:trPr>
        <w:tc>
          <w:tcPr>
            <w:tcW w:w="4698" w:type="dxa"/>
            <w:gridSpan w:val="2"/>
            <w:tcBorders>
              <w:top w:val="nil"/>
              <w:left w:val="nil"/>
              <w:bottom w:val="nil"/>
              <w:right w:val="nil"/>
            </w:tcBorders>
            <w:shd w:val="clear" w:color="auto" w:fill="auto"/>
            <w:noWrap/>
            <w:vAlign w:val="bottom"/>
          </w:tcPr>
          <w:p w14:paraId="4964DB17" w14:textId="59915CEA" w:rsidR="00C07C15" w:rsidRPr="004E2DE3" w:rsidRDefault="00C07C15" w:rsidP="00C07C15">
            <w:pPr>
              <w:rPr>
                <w:rFonts w:ascii="Cambria" w:hAnsi="Cambria" w:cs="Calibri"/>
                <w:i/>
                <w:iCs/>
                <w:color w:val="000000"/>
                <w:sz w:val="22"/>
                <w:szCs w:val="22"/>
              </w:rPr>
            </w:pPr>
            <w:r w:rsidRPr="004E2DE3">
              <w:rPr>
                <w:rFonts w:ascii="Cambria" w:hAnsi="Cambria" w:cs="Calibri"/>
                <w:i/>
                <w:iCs/>
                <w:color w:val="000000"/>
                <w:sz w:val="22"/>
                <w:szCs w:val="22"/>
              </w:rPr>
              <w:t>Merit @ 2% &amp; CE@ 2%, Total 4%</w:t>
            </w:r>
          </w:p>
        </w:tc>
        <w:tc>
          <w:tcPr>
            <w:tcW w:w="1800" w:type="dxa"/>
            <w:tcBorders>
              <w:top w:val="nil"/>
              <w:left w:val="nil"/>
              <w:bottom w:val="nil"/>
              <w:right w:val="nil"/>
            </w:tcBorders>
            <w:shd w:val="clear" w:color="000000" w:fill="CCECFF"/>
            <w:noWrap/>
            <w:vAlign w:val="bottom"/>
          </w:tcPr>
          <w:p w14:paraId="3D35DC52" w14:textId="3F79F12B" w:rsidR="00C07C15" w:rsidRPr="004E2DE3" w:rsidRDefault="005E7020" w:rsidP="00C26418">
            <w:pPr>
              <w:jc w:val="center"/>
              <w:rPr>
                <w:rFonts w:ascii="Cambria" w:hAnsi="Cambria" w:cs="Calibri"/>
                <w:color w:val="000000"/>
                <w:sz w:val="22"/>
                <w:szCs w:val="22"/>
              </w:rPr>
            </w:pPr>
            <w:r>
              <w:rPr>
                <w:rFonts w:ascii="Cambria" w:hAnsi="Cambria" w:cs="Calibri"/>
                <w:color w:val="000000"/>
                <w:sz w:val="22"/>
                <w:szCs w:val="22"/>
              </w:rPr>
              <w:t>$1,3</w:t>
            </w:r>
            <w:r w:rsidR="00C26418">
              <w:rPr>
                <w:rFonts w:ascii="Cambria" w:hAnsi="Cambria" w:cs="Calibri"/>
                <w:color w:val="000000"/>
                <w:sz w:val="22"/>
                <w:szCs w:val="22"/>
              </w:rPr>
              <w:t>80,400</w:t>
            </w:r>
          </w:p>
        </w:tc>
        <w:tc>
          <w:tcPr>
            <w:tcW w:w="1890" w:type="dxa"/>
            <w:tcBorders>
              <w:top w:val="nil"/>
              <w:left w:val="nil"/>
              <w:bottom w:val="nil"/>
              <w:right w:val="nil"/>
            </w:tcBorders>
            <w:shd w:val="clear" w:color="000000" w:fill="FFCCCC"/>
            <w:noWrap/>
            <w:vAlign w:val="bottom"/>
          </w:tcPr>
          <w:p w14:paraId="5651FCE5" w14:textId="30C979AD" w:rsidR="00C07C15" w:rsidRPr="004E2DE3" w:rsidRDefault="005E7020" w:rsidP="00C26418">
            <w:pPr>
              <w:jc w:val="center"/>
              <w:rPr>
                <w:rFonts w:ascii="Cambria" w:hAnsi="Cambria" w:cs="Calibri"/>
                <w:color w:val="000000"/>
                <w:sz w:val="22"/>
                <w:szCs w:val="22"/>
              </w:rPr>
            </w:pPr>
            <w:r>
              <w:rPr>
                <w:rFonts w:ascii="Cambria" w:hAnsi="Cambria" w:cs="Calibri"/>
                <w:color w:val="000000"/>
                <w:sz w:val="22"/>
                <w:szCs w:val="22"/>
              </w:rPr>
              <w:t>$1,5</w:t>
            </w:r>
            <w:r w:rsidR="00C26418">
              <w:rPr>
                <w:rFonts w:ascii="Cambria" w:hAnsi="Cambria" w:cs="Calibri"/>
                <w:color w:val="000000"/>
                <w:sz w:val="22"/>
                <w:szCs w:val="22"/>
              </w:rPr>
              <w:t>77,600</w:t>
            </w:r>
          </w:p>
        </w:tc>
      </w:tr>
      <w:tr w:rsidR="00C07C15" w:rsidRPr="004E2DE3" w14:paraId="69F3C95C" w14:textId="77777777" w:rsidTr="00DF3E36">
        <w:trPr>
          <w:trHeight w:val="315"/>
        </w:trPr>
        <w:tc>
          <w:tcPr>
            <w:tcW w:w="2902" w:type="dxa"/>
            <w:tcBorders>
              <w:top w:val="single" w:sz="4" w:space="0" w:color="auto"/>
              <w:left w:val="nil"/>
              <w:bottom w:val="double" w:sz="6" w:space="0" w:color="auto"/>
              <w:right w:val="nil"/>
            </w:tcBorders>
            <w:shd w:val="clear" w:color="auto" w:fill="auto"/>
            <w:noWrap/>
            <w:vAlign w:val="bottom"/>
            <w:hideMark/>
          </w:tcPr>
          <w:p w14:paraId="43CBF2E4" w14:textId="06088FC5" w:rsidR="00C07C15" w:rsidRPr="004E2DE3" w:rsidRDefault="00C07C15" w:rsidP="00C07C15">
            <w:pPr>
              <w:rPr>
                <w:rFonts w:ascii="Cambria" w:hAnsi="Cambria" w:cs="Calibri"/>
                <w:b/>
                <w:bCs/>
                <w:color w:val="000000"/>
                <w:sz w:val="22"/>
                <w:szCs w:val="22"/>
              </w:rPr>
            </w:pPr>
            <w:r w:rsidRPr="004E2DE3">
              <w:rPr>
                <w:rFonts w:ascii="Cambria" w:hAnsi="Cambria" w:cs="Calibri"/>
                <w:b/>
                <w:bCs/>
                <w:color w:val="000000"/>
                <w:sz w:val="22"/>
                <w:szCs w:val="22"/>
              </w:rPr>
              <w:t>TOTAL</w:t>
            </w:r>
          </w:p>
        </w:tc>
        <w:tc>
          <w:tcPr>
            <w:tcW w:w="1796" w:type="dxa"/>
            <w:tcBorders>
              <w:top w:val="single" w:sz="4" w:space="0" w:color="auto"/>
              <w:left w:val="nil"/>
              <w:bottom w:val="double" w:sz="6" w:space="0" w:color="auto"/>
              <w:right w:val="nil"/>
            </w:tcBorders>
            <w:shd w:val="clear" w:color="auto" w:fill="auto"/>
            <w:noWrap/>
            <w:vAlign w:val="bottom"/>
            <w:hideMark/>
          </w:tcPr>
          <w:p w14:paraId="0231DEF0" w14:textId="77777777" w:rsidR="00C07C15" w:rsidRPr="00C81B63" w:rsidRDefault="00C07C15" w:rsidP="00C07C15">
            <w:pPr>
              <w:rPr>
                <w:rFonts w:ascii="Calibri" w:hAnsi="Calibri" w:cs="Calibri"/>
                <w:b/>
                <w:bCs/>
                <w:color w:val="000000"/>
                <w:sz w:val="22"/>
                <w:szCs w:val="22"/>
              </w:rPr>
            </w:pPr>
            <w:r w:rsidRPr="00C81B63">
              <w:rPr>
                <w:rFonts w:ascii="Calibri" w:hAnsi="Calibri" w:cs="Calibri"/>
                <w:b/>
                <w:bCs/>
                <w:color w:val="000000"/>
                <w:sz w:val="22"/>
                <w:szCs w:val="22"/>
              </w:rPr>
              <w:t> </w:t>
            </w:r>
          </w:p>
        </w:tc>
        <w:tc>
          <w:tcPr>
            <w:tcW w:w="1800" w:type="dxa"/>
            <w:tcBorders>
              <w:top w:val="single" w:sz="4" w:space="0" w:color="auto"/>
              <w:left w:val="nil"/>
              <w:bottom w:val="double" w:sz="6" w:space="0" w:color="auto"/>
              <w:right w:val="nil"/>
            </w:tcBorders>
            <w:shd w:val="clear" w:color="000000" w:fill="CCECFF"/>
            <w:noWrap/>
            <w:vAlign w:val="bottom"/>
            <w:hideMark/>
          </w:tcPr>
          <w:p w14:paraId="4E4242F3" w14:textId="3A0A1892" w:rsidR="00C07C15" w:rsidRPr="004E2DE3" w:rsidRDefault="00C07C15" w:rsidP="00C26418">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sidR="00375831">
              <w:rPr>
                <w:rFonts w:ascii="Cambria" w:hAnsi="Cambria" w:cs="Calibri"/>
                <w:b/>
                <w:bCs/>
                <w:color w:val="000000"/>
                <w:sz w:val="22"/>
                <w:szCs w:val="22"/>
              </w:rPr>
              <w:t>4,6</w:t>
            </w:r>
            <w:r w:rsidR="00C26418">
              <w:rPr>
                <w:rFonts w:ascii="Cambria" w:hAnsi="Cambria" w:cs="Calibri"/>
                <w:b/>
                <w:bCs/>
                <w:color w:val="000000"/>
                <w:sz w:val="22"/>
                <w:szCs w:val="22"/>
              </w:rPr>
              <w:t>42,061</w:t>
            </w:r>
            <w:r w:rsidRPr="004E2DE3">
              <w:rPr>
                <w:rFonts w:ascii="Cambria" w:hAnsi="Cambria" w:cs="Calibri"/>
                <w:b/>
                <w:bCs/>
                <w:color w:val="000000"/>
                <w:sz w:val="22"/>
                <w:szCs w:val="22"/>
              </w:rPr>
              <w:t xml:space="preserve">   </w:t>
            </w:r>
            <w:r>
              <w:rPr>
                <w:rFonts w:ascii="Cambria" w:hAnsi="Cambria" w:cs="Calibri"/>
                <w:b/>
                <w:bCs/>
                <w:color w:val="000000"/>
                <w:sz w:val="22"/>
                <w:szCs w:val="22"/>
              </w:rPr>
              <w:t xml:space="preserve"> </w:t>
            </w:r>
            <w:r w:rsidRPr="004E2DE3">
              <w:rPr>
                <w:rFonts w:ascii="Cambria" w:hAnsi="Cambria" w:cs="Calibri"/>
                <w:b/>
                <w:bCs/>
                <w:color w:val="000000"/>
                <w:sz w:val="22"/>
                <w:szCs w:val="22"/>
              </w:rPr>
              <w:t xml:space="preserve"> </w:t>
            </w:r>
          </w:p>
        </w:tc>
        <w:tc>
          <w:tcPr>
            <w:tcW w:w="1890" w:type="dxa"/>
            <w:tcBorders>
              <w:top w:val="single" w:sz="4" w:space="0" w:color="auto"/>
              <w:left w:val="nil"/>
              <w:bottom w:val="double" w:sz="6" w:space="0" w:color="auto"/>
              <w:right w:val="nil"/>
            </w:tcBorders>
            <w:shd w:val="clear" w:color="000000" w:fill="FFCCCC"/>
            <w:noWrap/>
            <w:vAlign w:val="bottom"/>
            <w:hideMark/>
          </w:tcPr>
          <w:p w14:paraId="5F0F5319" w14:textId="33048AF2" w:rsidR="00C07C15" w:rsidRPr="004E2DE3" w:rsidRDefault="00C07C15" w:rsidP="00C26418">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sidR="00375831">
              <w:rPr>
                <w:rFonts w:ascii="Cambria" w:hAnsi="Cambria" w:cs="Calibri"/>
                <w:b/>
                <w:bCs/>
                <w:color w:val="000000"/>
                <w:sz w:val="22"/>
                <w:szCs w:val="22"/>
              </w:rPr>
              <w:t>5,</w:t>
            </w:r>
            <w:r w:rsidR="00C26418">
              <w:rPr>
                <w:rFonts w:ascii="Cambria" w:hAnsi="Cambria" w:cs="Calibri"/>
                <w:b/>
                <w:bCs/>
                <w:color w:val="000000"/>
                <w:sz w:val="22"/>
                <w:szCs w:val="22"/>
              </w:rPr>
              <w:t>305,212</w:t>
            </w:r>
            <w:r w:rsidRPr="004E2DE3">
              <w:rPr>
                <w:rFonts w:ascii="Cambria" w:hAnsi="Cambria" w:cs="Calibri"/>
                <w:b/>
                <w:bCs/>
                <w:color w:val="000000"/>
                <w:sz w:val="22"/>
                <w:szCs w:val="22"/>
              </w:rPr>
              <w:t xml:space="preserve"> </w:t>
            </w:r>
            <w:r>
              <w:rPr>
                <w:rFonts w:ascii="Cambria" w:hAnsi="Cambria" w:cs="Calibri"/>
                <w:b/>
                <w:bCs/>
                <w:color w:val="000000"/>
                <w:sz w:val="22"/>
                <w:szCs w:val="22"/>
              </w:rPr>
              <w:t xml:space="preserve"> </w:t>
            </w:r>
            <w:r w:rsidRPr="004E2DE3">
              <w:rPr>
                <w:rFonts w:ascii="Cambria" w:hAnsi="Cambria" w:cs="Calibri"/>
                <w:b/>
                <w:bCs/>
                <w:color w:val="000000"/>
                <w:sz w:val="22"/>
                <w:szCs w:val="22"/>
              </w:rPr>
              <w:t xml:space="preserve">  </w:t>
            </w:r>
          </w:p>
        </w:tc>
      </w:tr>
    </w:tbl>
    <w:p w14:paraId="3357A851" w14:textId="77777777" w:rsidR="001F2362" w:rsidRPr="004C1441" w:rsidRDefault="001F2362" w:rsidP="001F2362">
      <w:pPr>
        <w:pStyle w:val="ListParagraph"/>
        <w:jc w:val="both"/>
        <w:rPr>
          <w:rFonts w:ascii="Cambria" w:hAnsi="Cambria"/>
          <w:sz w:val="22"/>
        </w:rPr>
      </w:pPr>
    </w:p>
    <w:p w14:paraId="65AA8F4C" w14:textId="0ACF1CFD" w:rsidR="004C1441" w:rsidRDefault="00F47CE0" w:rsidP="004C1441">
      <w:pPr>
        <w:pStyle w:val="ListParagraph"/>
        <w:jc w:val="both"/>
        <w:outlineLvl w:val="0"/>
        <w:rPr>
          <w:rFonts w:ascii="Cambria" w:hAnsi="Cambria" w:cs="Calibri"/>
          <w:sz w:val="22"/>
        </w:rPr>
      </w:pPr>
      <w:r>
        <w:rPr>
          <w:rFonts w:ascii="Cambria" w:hAnsi="Cambria" w:cs="Calibri"/>
          <w:sz w:val="22"/>
        </w:rPr>
        <w:lastRenderedPageBreak/>
        <w:t>The pool</w:t>
      </w:r>
      <w:r w:rsidR="00C07C15">
        <w:rPr>
          <w:rFonts w:ascii="Cambria" w:hAnsi="Cambria" w:cs="Calibri"/>
          <w:sz w:val="22"/>
        </w:rPr>
        <w:t xml:space="preserve"> amounts were</w:t>
      </w:r>
      <w:r>
        <w:rPr>
          <w:rFonts w:ascii="Cambria" w:hAnsi="Cambria" w:cs="Calibri"/>
          <w:sz w:val="22"/>
        </w:rPr>
        <w:t xml:space="preserve"> calculated using a snapshot of sal</w:t>
      </w:r>
      <w:r w:rsidR="00ED65A3">
        <w:rPr>
          <w:rFonts w:ascii="Cambria" w:hAnsi="Cambria" w:cs="Calibri"/>
          <w:sz w:val="22"/>
        </w:rPr>
        <w:t>aries</w:t>
      </w:r>
      <w:r w:rsidR="005E7020">
        <w:rPr>
          <w:rFonts w:ascii="Cambria" w:hAnsi="Cambria" w:cs="Calibri"/>
          <w:sz w:val="22"/>
        </w:rPr>
        <w:t xml:space="preserve"> as of </w:t>
      </w:r>
      <w:r w:rsidR="00ED65A3">
        <w:rPr>
          <w:rFonts w:ascii="Cambria" w:hAnsi="Cambria" w:cs="Calibri"/>
          <w:sz w:val="22"/>
        </w:rPr>
        <w:t>May</w:t>
      </w:r>
      <w:r w:rsidR="005E7020">
        <w:rPr>
          <w:rFonts w:ascii="Cambria" w:hAnsi="Cambria" w:cs="Calibri"/>
          <w:sz w:val="22"/>
        </w:rPr>
        <w:t xml:space="preserve"> 1</w:t>
      </w:r>
      <w:r w:rsidR="00375831">
        <w:rPr>
          <w:rFonts w:ascii="Cambria" w:hAnsi="Cambria" w:cs="Calibri"/>
          <w:sz w:val="22"/>
        </w:rPr>
        <w:t>8</w:t>
      </w:r>
      <w:r w:rsidR="005E7020">
        <w:rPr>
          <w:rFonts w:ascii="Cambria" w:hAnsi="Cambria" w:cs="Calibri"/>
          <w:sz w:val="22"/>
        </w:rPr>
        <w:t>, 2021</w:t>
      </w:r>
      <w:r w:rsidR="00ED65A3">
        <w:rPr>
          <w:rFonts w:ascii="Cambria" w:hAnsi="Cambria" w:cs="Calibri"/>
          <w:sz w:val="22"/>
        </w:rPr>
        <w:t xml:space="preserve">.  </w:t>
      </w:r>
      <w:r w:rsidR="00C07C15">
        <w:rPr>
          <w:rFonts w:ascii="Cambria" w:hAnsi="Cambria" w:cs="Calibri"/>
          <w:sz w:val="22"/>
        </w:rPr>
        <w:t xml:space="preserve"> </w:t>
      </w:r>
      <w:r w:rsidR="0064651D">
        <w:rPr>
          <w:rFonts w:ascii="Cambria" w:hAnsi="Cambria" w:cs="Calibri"/>
          <w:sz w:val="22"/>
        </w:rPr>
        <w:t>Variation in awards may be accounted for if faculty have left UIC or are moved into administrative positions and no longer in the bargaining unit.</w:t>
      </w:r>
    </w:p>
    <w:p w14:paraId="07735C9C" w14:textId="2BFA2992" w:rsidR="001F2362" w:rsidRDefault="001F2362" w:rsidP="004C1441">
      <w:pPr>
        <w:pStyle w:val="ListParagraph"/>
        <w:jc w:val="both"/>
        <w:outlineLvl w:val="0"/>
        <w:rPr>
          <w:rFonts w:ascii="Cambria" w:hAnsi="Cambria" w:cs="Calibri"/>
          <w:sz w:val="22"/>
        </w:rPr>
      </w:pPr>
    </w:p>
    <w:p w14:paraId="4832CE70" w14:textId="427F2408" w:rsidR="005C3B3B" w:rsidRPr="00227C5F" w:rsidRDefault="00992FB5" w:rsidP="001878C8">
      <w:pPr>
        <w:pStyle w:val="ListParagraph"/>
        <w:numPr>
          <w:ilvl w:val="0"/>
          <w:numId w:val="13"/>
        </w:numPr>
        <w:jc w:val="both"/>
        <w:outlineLvl w:val="0"/>
        <w:rPr>
          <w:rFonts w:ascii="Cambria" w:hAnsi="Cambria" w:cs="Calibri"/>
          <w:sz w:val="22"/>
        </w:rPr>
      </w:pPr>
      <w:r>
        <w:rPr>
          <w:rFonts w:ascii="Cambria" w:hAnsi="Cambria" w:cs="Calibri"/>
          <w:sz w:val="22"/>
        </w:rPr>
        <w:t>Faculty Promotion and Tenure: these faculty will receive a 10% increase, which is funded from central resources for the state fund</w:t>
      </w:r>
      <w:r w:rsidR="005C3B3B">
        <w:rPr>
          <w:rFonts w:ascii="Cambria" w:hAnsi="Cambria" w:cs="Calibri"/>
          <w:sz w:val="22"/>
        </w:rPr>
        <w:t>ed</w:t>
      </w:r>
      <w:r>
        <w:rPr>
          <w:rFonts w:ascii="Cambria" w:hAnsi="Cambria" w:cs="Calibri"/>
          <w:sz w:val="22"/>
        </w:rPr>
        <w:t xml:space="preserve"> component of the faculty’s appointment.</w:t>
      </w:r>
    </w:p>
    <w:tbl>
      <w:tblPr>
        <w:tblW w:w="8388" w:type="dxa"/>
        <w:tblInd w:w="612" w:type="dxa"/>
        <w:tblLayout w:type="fixed"/>
        <w:tblLook w:val="04A0" w:firstRow="1" w:lastRow="0" w:firstColumn="1" w:lastColumn="0" w:noHBand="0" w:noVBand="1"/>
      </w:tblPr>
      <w:tblGrid>
        <w:gridCol w:w="2902"/>
        <w:gridCol w:w="1796"/>
        <w:gridCol w:w="1800"/>
        <w:gridCol w:w="1890"/>
      </w:tblGrid>
      <w:tr w:rsidR="005C3B3B" w:rsidRPr="004E2DE3" w14:paraId="0B5253C9" w14:textId="77777777" w:rsidTr="00DF3E36">
        <w:trPr>
          <w:trHeight w:val="1305"/>
        </w:trPr>
        <w:tc>
          <w:tcPr>
            <w:tcW w:w="4698" w:type="dxa"/>
            <w:gridSpan w:val="2"/>
            <w:tcBorders>
              <w:top w:val="nil"/>
              <w:left w:val="nil"/>
              <w:bottom w:val="nil"/>
              <w:right w:val="nil"/>
            </w:tcBorders>
            <w:shd w:val="clear" w:color="auto" w:fill="auto"/>
            <w:hideMark/>
          </w:tcPr>
          <w:p w14:paraId="51F03BA4" w14:textId="77777777" w:rsidR="005C3B3B" w:rsidRDefault="005C3B3B" w:rsidP="005C3B3B">
            <w:pPr>
              <w:rPr>
                <w:rFonts w:ascii="Cambria" w:hAnsi="Cambria" w:cs="Calibri"/>
                <w:b/>
                <w:bCs/>
                <w:color w:val="000000"/>
                <w:sz w:val="22"/>
                <w:szCs w:val="22"/>
              </w:rPr>
            </w:pPr>
          </w:p>
          <w:p w14:paraId="3DF9708F" w14:textId="24F74C4D" w:rsidR="005C3B3B" w:rsidRPr="00375831" w:rsidRDefault="005C3B3B" w:rsidP="005C3B3B">
            <w:pPr>
              <w:rPr>
                <w:rFonts w:ascii="Cambria" w:hAnsi="Cambria" w:cs="Calibri"/>
                <w:b/>
                <w:bCs/>
                <w:color w:val="000000"/>
                <w:sz w:val="22"/>
                <w:szCs w:val="22"/>
                <w:u w:val="single"/>
              </w:rPr>
            </w:pPr>
            <w:r w:rsidRPr="005C3B3B">
              <w:rPr>
                <w:rFonts w:ascii="Cambria" w:hAnsi="Cambria" w:cs="Calibri"/>
                <w:bCs/>
                <w:i/>
                <w:color w:val="000000"/>
                <w:sz w:val="24"/>
                <w:szCs w:val="22"/>
              </w:rPr>
              <w:t xml:space="preserve"> (Salary increases are effective 8/16/2021)</w:t>
            </w:r>
          </w:p>
        </w:tc>
        <w:tc>
          <w:tcPr>
            <w:tcW w:w="1800" w:type="dxa"/>
            <w:tcBorders>
              <w:top w:val="nil"/>
              <w:left w:val="nil"/>
              <w:bottom w:val="nil"/>
              <w:right w:val="nil"/>
            </w:tcBorders>
            <w:shd w:val="clear" w:color="000000" w:fill="CCECFF"/>
            <w:vAlign w:val="bottom"/>
            <w:hideMark/>
          </w:tcPr>
          <w:p w14:paraId="255FED4D" w14:textId="57492947" w:rsidR="005C3B3B" w:rsidRPr="004E2DE3" w:rsidRDefault="005C3B3B" w:rsidP="005C3B3B">
            <w:pPr>
              <w:jc w:val="center"/>
              <w:rPr>
                <w:rFonts w:ascii="Cambria" w:hAnsi="Cambria" w:cs="Calibri"/>
                <w:color w:val="000000"/>
                <w:sz w:val="22"/>
                <w:szCs w:val="22"/>
              </w:rPr>
            </w:pPr>
            <w:r w:rsidRPr="004E2DE3">
              <w:rPr>
                <w:rFonts w:ascii="Cambria" w:hAnsi="Cambria" w:cs="Calibri"/>
                <w:b/>
                <w:bCs/>
                <w:color w:val="000000"/>
                <w:sz w:val="22"/>
                <w:szCs w:val="22"/>
              </w:rPr>
              <w:t>FY2</w:t>
            </w:r>
            <w:r>
              <w:rPr>
                <w:rFonts w:ascii="Cambria" w:hAnsi="Cambria" w:cs="Calibri"/>
                <w:b/>
                <w:bCs/>
                <w:color w:val="000000"/>
                <w:sz w:val="22"/>
                <w:szCs w:val="22"/>
              </w:rPr>
              <w:t>2</w:t>
            </w:r>
            <w:r w:rsidRPr="004E2DE3">
              <w:rPr>
                <w:rFonts w:ascii="Cambria" w:hAnsi="Cambria" w:cs="Calibri"/>
                <w:b/>
                <w:bCs/>
                <w:color w:val="000000"/>
                <w:sz w:val="22"/>
                <w:szCs w:val="22"/>
              </w:rPr>
              <w:t xml:space="preserve"> Cash Impact</w:t>
            </w:r>
            <w:r w:rsidRPr="004E2DE3">
              <w:rPr>
                <w:rFonts w:ascii="Cambria" w:hAnsi="Cambria" w:cs="Calibri"/>
                <w:color w:val="000000"/>
                <w:szCs w:val="20"/>
              </w:rPr>
              <w:t xml:space="preserve"> </w:t>
            </w:r>
            <w:r>
              <w:rPr>
                <w:rFonts w:ascii="Cambria" w:hAnsi="Cambria" w:cs="Calibri"/>
                <w:color w:val="000000"/>
                <w:szCs w:val="20"/>
              </w:rPr>
              <w:t xml:space="preserve"> (State funded positions @ </w:t>
            </w:r>
            <w:r w:rsidRPr="004E2DE3">
              <w:rPr>
                <w:rFonts w:ascii="Cambria" w:hAnsi="Cambria" w:cs="Calibri"/>
                <w:color w:val="000000"/>
                <w:szCs w:val="20"/>
              </w:rPr>
              <w:t>87.5% of Annual</w:t>
            </w:r>
            <w:r>
              <w:rPr>
                <w:rFonts w:ascii="Cambria" w:hAnsi="Cambria" w:cs="Calibri"/>
                <w:color w:val="000000"/>
                <w:szCs w:val="20"/>
              </w:rPr>
              <w:t>ized Cost)</w:t>
            </w:r>
          </w:p>
        </w:tc>
        <w:tc>
          <w:tcPr>
            <w:tcW w:w="1890" w:type="dxa"/>
            <w:tcBorders>
              <w:top w:val="nil"/>
              <w:left w:val="nil"/>
              <w:bottom w:val="nil"/>
              <w:right w:val="nil"/>
            </w:tcBorders>
            <w:shd w:val="clear" w:color="000000" w:fill="FFCCCC"/>
            <w:vAlign w:val="bottom"/>
            <w:hideMark/>
          </w:tcPr>
          <w:p w14:paraId="6C1F6428" w14:textId="14617676" w:rsidR="005C3B3B" w:rsidRPr="004E2DE3" w:rsidRDefault="005C3B3B" w:rsidP="005C3B3B">
            <w:pPr>
              <w:jc w:val="center"/>
              <w:rPr>
                <w:rFonts w:ascii="Cambria" w:hAnsi="Cambria" w:cs="Calibri"/>
                <w:color w:val="000000"/>
                <w:sz w:val="22"/>
                <w:szCs w:val="22"/>
              </w:rPr>
            </w:pPr>
            <w:r w:rsidRPr="004E2DE3">
              <w:rPr>
                <w:rFonts w:ascii="Cambria" w:hAnsi="Cambria" w:cs="Calibri"/>
                <w:b/>
                <w:bCs/>
                <w:color w:val="000000"/>
                <w:sz w:val="22"/>
                <w:szCs w:val="22"/>
              </w:rPr>
              <w:t>FY2</w:t>
            </w:r>
            <w:r>
              <w:rPr>
                <w:rFonts w:ascii="Cambria" w:hAnsi="Cambria" w:cs="Calibri"/>
                <w:b/>
                <w:bCs/>
                <w:color w:val="000000"/>
                <w:sz w:val="22"/>
                <w:szCs w:val="22"/>
              </w:rPr>
              <w:t>3</w:t>
            </w:r>
            <w:r w:rsidRPr="004E2DE3">
              <w:rPr>
                <w:rFonts w:ascii="Cambria" w:hAnsi="Cambria" w:cs="Calibri"/>
                <w:b/>
                <w:bCs/>
                <w:color w:val="000000"/>
                <w:sz w:val="22"/>
                <w:szCs w:val="22"/>
              </w:rPr>
              <w:t xml:space="preserve"> Recurring Budget </w:t>
            </w:r>
            <w:r w:rsidRPr="004E2DE3">
              <w:rPr>
                <w:rFonts w:ascii="Cambria" w:hAnsi="Cambria" w:cs="Calibri"/>
                <w:color w:val="000000"/>
                <w:szCs w:val="20"/>
              </w:rPr>
              <w:t>(Annualized</w:t>
            </w:r>
            <w:r>
              <w:rPr>
                <w:rFonts w:ascii="Cambria" w:hAnsi="Cambria" w:cs="Calibri"/>
                <w:color w:val="000000"/>
                <w:szCs w:val="20"/>
              </w:rPr>
              <w:t xml:space="preserve"> State funded positions</w:t>
            </w:r>
            <w:r w:rsidRPr="004E2DE3">
              <w:rPr>
                <w:rFonts w:ascii="Cambria" w:hAnsi="Cambria" w:cs="Calibri"/>
                <w:color w:val="000000"/>
                <w:szCs w:val="20"/>
              </w:rPr>
              <w:t>)</w:t>
            </w:r>
          </w:p>
        </w:tc>
      </w:tr>
      <w:tr w:rsidR="005C3B3B" w:rsidRPr="004E2DE3" w14:paraId="73A901B5" w14:textId="77777777" w:rsidTr="00DF3E36">
        <w:trPr>
          <w:trHeight w:val="300"/>
        </w:trPr>
        <w:tc>
          <w:tcPr>
            <w:tcW w:w="4698" w:type="dxa"/>
            <w:gridSpan w:val="2"/>
            <w:tcBorders>
              <w:top w:val="nil"/>
              <w:left w:val="nil"/>
              <w:bottom w:val="nil"/>
              <w:right w:val="nil"/>
            </w:tcBorders>
            <w:shd w:val="clear" w:color="auto" w:fill="auto"/>
            <w:noWrap/>
            <w:vAlign w:val="bottom"/>
          </w:tcPr>
          <w:p w14:paraId="35B55B92" w14:textId="361CC7B5" w:rsidR="005C3B3B" w:rsidRPr="004E2DE3" w:rsidRDefault="005C3B3B" w:rsidP="005C3B3B">
            <w:pPr>
              <w:rPr>
                <w:rFonts w:ascii="Cambria" w:hAnsi="Cambria" w:cs="Calibri"/>
                <w:i/>
                <w:iCs/>
                <w:color w:val="000000"/>
                <w:sz w:val="22"/>
                <w:szCs w:val="22"/>
              </w:rPr>
            </w:pPr>
            <w:r>
              <w:rPr>
                <w:rFonts w:ascii="Cambria" w:hAnsi="Cambria" w:cs="Calibri"/>
                <w:b/>
                <w:bCs/>
                <w:color w:val="000000"/>
                <w:sz w:val="22"/>
                <w:szCs w:val="22"/>
              </w:rPr>
              <w:t>Faculty Promotion &amp; Tenure (T/TT)</w:t>
            </w:r>
          </w:p>
        </w:tc>
        <w:tc>
          <w:tcPr>
            <w:tcW w:w="1800" w:type="dxa"/>
            <w:tcBorders>
              <w:top w:val="nil"/>
              <w:left w:val="nil"/>
              <w:bottom w:val="nil"/>
              <w:right w:val="nil"/>
            </w:tcBorders>
            <w:shd w:val="clear" w:color="000000" w:fill="CCECFF"/>
            <w:noWrap/>
            <w:vAlign w:val="bottom"/>
          </w:tcPr>
          <w:p w14:paraId="25A1A6FD" w14:textId="77777777" w:rsidR="005C3B3B" w:rsidRDefault="005C3B3B" w:rsidP="00B300BE">
            <w:pPr>
              <w:jc w:val="center"/>
              <w:rPr>
                <w:rFonts w:ascii="Cambria" w:hAnsi="Cambria" w:cs="Calibri"/>
                <w:color w:val="000000"/>
                <w:sz w:val="22"/>
                <w:szCs w:val="22"/>
              </w:rPr>
            </w:pPr>
          </w:p>
          <w:p w14:paraId="0986B534" w14:textId="3A568E66" w:rsidR="005C3B3B" w:rsidRPr="004E2DE3" w:rsidRDefault="005C3B3B" w:rsidP="00B300BE">
            <w:pPr>
              <w:jc w:val="center"/>
              <w:rPr>
                <w:rFonts w:ascii="Cambria" w:hAnsi="Cambria" w:cs="Calibri"/>
                <w:color w:val="000000"/>
                <w:sz w:val="22"/>
                <w:szCs w:val="22"/>
              </w:rPr>
            </w:pPr>
            <w:r>
              <w:rPr>
                <w:rFonts w:ascii="Cambria" w:hAnsi="Cambria" w:cs="Calibri"/>
                <w:color w:val="000000"/>
                <w:sz w:val="22"/>
                <w:szCs w:val="22"/>
              </w:rPr>
              <w:t>$866,321</w:t>
            </w:r>
          </w:p>
        </w:tc>
        <w:tc>
          <w:tcPr>
            <w:tcW w:w="1890" w:type="dxa"/>
            <w:tcBorders>
              <w:top w:val="nil"/>
              <w:left w:val="nil"/>
              <w:bottom w:val="nil"/>
              <w:right w:val="nil"/>
            </w:tcBorders>
            <w:shd w:val="clear" w:color="000000" w:fill="FFCCCC"/>
            <w:noWrap/>
            <w:vAlign w:val="bottom"/>
          </w:tcPr>
          <w:p w14:paraId="0FE2321B" w14:textId="6DE2017F" w:rsidR="005C3B3B" w:rsidRPr="004E2DE3" w:rsidRDefault="005C3B3B" w:rsidP="00B300BE">
            <w:pPr>
              <w:jc w:val="center"/>
              <w:rPr>
                <w:rFonts w:ascii="Cambria" w:hAnsi="Cambria" w:cs="Calibri"/>
                <w:color w:val="000000"/>
                <w:sz w:val="22"/>
                <w:szCs w:val="22"/>
              </w:rPr>
            </w:pPr>
            <w:r>
              <w:rPr>
                <w:rFonts w:ascii="Cambria" w:hAnsi="Cambria" w:cs="Calibri"/>
                <w:color w:val="000000"/>
                <w:sz w:val="22"/>
                <w:szCs w:val="22"/>
              </w:rPr>
              <w:t>$990,081</w:t>
            </w:r>
          </w:p>
        </w:tc>
      </w:tr>
      <w:tr w:rsidR="005C3B3B" w:rsidRPr="004E2DE3" w14:paraId="19896497" w14:textId="77777777" w:rsidTr="00DF3E36">
        <w:trPr>
          <w:trHeight w:val="300"/>
        </w:trPr>
        <w:tc>
          <w:tcPr>
            <w:tcW w:w="4698" w:type="dxa"/>
            <w:gridSpan w:val="2"/>
            <w:tcBorders>
              <w:top w:val="nil"/>
              <w:left w:val="nil"/>
              <w:bottom w:val="nil"/>
              <w:right w:val="nil"/>
            </w:tcBorders>
            <w:shd w:val="clear" w:color="auto" w:fill="auto"/>
            <w:noWrap/>
            <w:vAlign w:val="bottom"/>
          </w:tcPr>
          <w:p w14:paraId="35B37D08" w14:textId="5A22326C" w:rsidR="005C3B3B" w:rsidRPr="005C3B3B" w:rsidRDefault="005C3B3B" w:rsidP="00B300BE">
            <w:pPr>
              <w:rPr>
                <w:rFonts w:ascii="Cambria" w:hAnsi="Cambria" w:cs="Calibri"/>
                <w:b/>
                <w:iCs/>
                <w:color w:val="000000"/>
                <w:sz w:val="22"/>
                <w:szCs w:val="22"/>
              </w:rPr>
            </w:pPr>
            <w:r w:rsidRPr="005C3B3B">
              <w:rPr>
                <w:rFonts w:ascii="Cambria" w:hAnsi="Cambria" w:cs="Calibri"/>
                <w:b/>
                <w:iCs/>
                <w:color w:val="000000"/>
                <w:sz w:val="22"/>
                <w:szCs w:val="22"/>
              </w:rPr>
              <w:t>Senior Rank Promotions</w:t>
            </w:r>
          </w:p>
        </w:tc>
        <w:tc>
          <w:tcPr>
            <w:tcW w:w="1800" w:type="dxa"/>
            <w:tcBorders>
              <w:top w:val="nil"/>
              <w:left w:val="nil"/>
              <w:bottom w:val="nil"/>
              <w:right w:val="nil"/>
            </w:tcBorders>
            <w:shd w:val="clear" w:color="000000" w:fill="CCECFF"/>
            <w:noWrap/>
            <w:vAlign w:val="bottom"/>
          </w:tcPr>
          <w:p w14:paraId="41D0748C" w14:textId="23300A65"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$40,862</w:t>
            </w:r>
          </w:p>
        </w:tc>
        <w:tc>
          <w:tcPr>
            <w:tcW w:w="1890" w:type="dxa"/>
            <w:tcBorders>
              <w:top w:val="nil"/>
              <w:left w:val="nil"/>
              <w:bottom w:val="nil"/>
              <w:right w:val="nil"/>
            </w:tcBorders>
            <w:shd w:val="clear" w:color="000000" w:fill="FFCCCC"/>
            <w:noWrap/>
            <w:vAlign w:val="bottom"/>
          </w:tcPr>
          <w:p w14:paraId="7513F420" w14:textId="78A987E7"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$46,700</w:t>
            </w:r>
          </w:p>
        </w:tc>
      </w:tr>
      <w:tr w:rsidR="005C3B3B" w:rsidRPr="004E2DE3" w14:paraId="6085CFAC" w14:textId="77777777" w:rsidTr="00DF3E36">
        <w:trPr>
          <w:trHeight w:val="315"/>
        </w:trPr>
        <w:tc>
          <w:tcPr>
            <w:tcW w:w="2902" w:type="dxa"/>
            <w:tcBorders>
              <w:top w:val="single" w:sz="4" w:space="0" w:color="auto"/>
              <w:left w:val="nil"/>
              <w:bottom w:val="double" w:sz="6" w:space="0" w:color="auto"/>
              <w:right w:val="nil"/>
            </w:tcBorders>
            <w:shd w:val="clear" w:color="auto" w:fill="auto"/>
            <w:noWrap/>
            <w:vAlign w:val="bottom"/>
            <w:hideMark/>
          </w:tcPr>
          <w:p w14:paraId="46E4BD29" w14:textId="77777777" w:rsidR="005C3B3B" w:rsidRPr="004E2DE3" w:rsidRDefault="005C3B3B" w:rsidP="00B300BE">
            <w:pPr>
              <w:rPr>
                <w:rFonts w:ascii="Cambria" w:hAnsi="Cambria" w:cs="Calibri"/>
                <w:b/>
                <w:bCs/>
                <w:color w:val="000000"/>
                <w:sz w:val="22"/>
                <w:szCs w:val="22"/>
              </w:rPr>
            </w:pPr>
            <w:r w:rsidRPr="004E2DE3">
              <w:rPr>
                <w:rFonts w:ascii="Cambria" w:hAnsi="Cambria" w:cs="Calibri"/>
                <w:b/>
                <w:bCs/>
                <w:color w:val="000000"/>
                <w:sz w:val="22"/>
                <w:szCs w:val="22"/>
              </w:rPr>
              <w:t>TOTAL</w:t>
            </w:r>
          </w:p>
        </w:tc>
        <w:tc>
          <w:tcPr>
            <w:tcW w:w="1796" w:type="dxa"/>
            <w:tcBorders>
              <w:top w:val="single" w:sz="4" w:space="0" w:color="auto"/>
              <w:left w:val="nil"/>
              <w:bottom w:val="double" w:sz="6" w:space="0" w:color="auto"/>
              <w:right w:val="nil"/>
            </w:tcBorders>
            <w:shd w:val="clear" w:color="auto" w:fill="auto"/>
            <w:noWrap/>
            <w:vAlign w:val="bottom"/>
            <w:hideMark/>
          </w:tcPr>
          <w:p w14:paraId="5039B299" w14:textId="77777777" w:rsidR="005C3B3B" w:rsidRPr="00C81B63" w:rsidRDefault="005C3B3B" w:rsidP="00B300BE">
            <w:pPr>
              <w:rPr>
                <w:rFonts w:ascii="Calibri" w:hAnsi="Calibri" w:cs="Calibri"/>
                <w:b/>
                <w:bCs/>
                <w:color w:val="000000"/>
                <w:sz w:val="22"/>
                <w:szCs w:val="22"/>
              </w:rPr>
            </w:pPr>
            <w:r w:rsidRPr="00C81B63">
              <w:rPr>
                <w:rFonts w:ascii="Calibri" w:hAnsi="Calibri" w:cs="Calibri"/>
                <w:b/>
                <w:bCs/>
                <w:color w:val="000000"/>
                <w:sz w:val="22"/>
                <w:szCs w:val="22"/>
              </w:rPr>
              <w:t> </w:t>
            </w:r>
          </w:p>
        </w:tc>
        <w:tc>
          <w:tcPr>
            <w:tcW w:w="1800" w:type="dxa"/>
            <w:tcBorders>
              <w:top w:val="single" w:sz="4" w:space="0" w:color="auto"/>
              <w:left w:val="nil"/>
              <w:bottom w:val="double" w:sz="6" w:space="0" w:color="auto"/>
              <w:right w:val="nil"/>
            </w:tcBorders>
            <w:shd w:val="clear" w:color="000000" w:fill="CCECFF"/>
            <w:noWrap/>
            <w:vAlign w:val="bottom"/>
            <w:hideMark/>
          </w:tcPr>
          <w:p w14:paraId="50857637" w14:textId="27D41793" w:rsidR="005C3B3B" w:rsidRPr="004E2DE3" w:rsidRDefault="005C3B3B" w:rsidP="005C3B3B">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Pr>
                <w:rFonts w:ascii="Cambria" w:hAnsi="Cambria" w:cs="Calibri"/>
                <w:b/>
                <w:bCs/>
                <w:color w:val="000000"/>
                <w:sz w:val="22"/>
                <w:szCs w:val="22"/>
              </w:rPr>
              <w:t>907,183</w:t>
            </w:r>
            <w:r w:rsidRPr="004E2DE3">
              <w:rPr>
                <w:rFonts w:ascii="Cambria" w:hAnsi="Cambria" w:cs="Calibri"/>
                <w:b/>
                <w:bCs/>
                <w:color w:val="000000"/>
                <w:sz w:val="22"/>
                <w:szCs w:val="22"/>
              </w:rPr>
              <w:t xml:space="preserve">   </w:t>
            </w:r>
            <w:r>
              <w:rPr>
                <w:rFonts w:ascii="Cambria" w:hAnsi="Cambria" w:cs="Calibri"/>
                <w:b/>
                <w:bCs/>
                <w:color w:val="000000"/>
                <w:sz w:val="22"/>
                <w:szCs w:val="22"/>
              </w:rPr>
              <w:t xml:space="preserve"> </w:t>
            </w:r>
            <w:r w:rsidRPr="004E2DE3">
              <w:rPr>
                <w:rFonts w:ascii="Cambria" w:hAnsi="Cambria" w:cs="Calibri"/>
                <w:b/>
                <w:bCs/>
                <w:color w:val="000000"/>
                <w:sz w:val="22"/>
                <w:szCs w:val="22"/>
              </w:rPr>
              <w:t xml:space="preserve"> </w:t>
            </w:r>
          </w:p>
        </w:tc>
        <w:tc>
          <w:tcPr>
            <w:tcW w:w="1890" w:type="dxa"/>
            <w:tcBorders>
              <w:top w:val="single" w:sz="4" w:space="0" w:color="auto"/>
              <w:left w:val="nil"/>
              <w:bottom w:val="double" w:sz="6" w:space="0" w:color="auto"/>
              <w:right w:val="nil"/>
            </w:tcBorders>
            <w:shd w:val="clear" w:color="000000" w:fill="FFCCCC"/>
            <w:noWrap/>
            <w:vAlign w:val="bottom"/>
            <w:hideMark/>
          </w:tcPr>
          <w:p w14:paraId="2B1505A2" w14:textId="74A6046C" w:rsidR="005C3B3B" w:rsidRPr="004E2DE3" w:rsidRDefault="005C3B3B" w:rsidP="005C3B3B">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Pr>
                <w:rFonts w:ascii="Cambria" w:hAnsi="Cambria" w:cs="Calibri"/>
                <w:b/>
                <w:bCs/>
                <w:color w:val="000000"/>
                <w:sz w:val="22"/>
                <w:szCs w:val="22"/>
              </w:rPr>
              <w:t>1,036,781</w:t>
            </w:r>
            <w:r w:rsidRPr="004E2DE3">
              <w:rPr>
                <w:rFonts w:ascii="Cambria" w:hAnsi="Cambria" w:cs="Calibri"/>
                <w:b/>
                <w:bCs/>
                <w:color w:val="000000"/>
                <w:sz w:val="22"/>
                <w:szCs w:val="22"/>
              </w:rPr>
              <w:t xml:space="preserve">  </w:t>
            </w:r>
          </w:p>
        </w:tc>
      </w:tr>
    </w:tbl>
    <w:p w14:paraId="087CDFB1" w14:textId="77777777" w:rsidR="005C3B3B" w:rsidRPr="004C1441" w:rsidRDefault="005C3B3B" w:rsidP="005C3B3B">
      <w:pPr>
        <w:pStyle w:val="ListParagraph"/>
        <w:jc w:val="both"/>
        <w:rPr>
          <w:rFonts w:ascii="Cambria" w:hAnsi="Cambria"/>
          <w:sz w:val="22"/>
        </w:rPr>
      </w:pPr>
    </w:p>
    <w:p w14:paraId="30F3312A" w14:textId="61A116B0" w:rsidR="00992FB5" w:rsidRPr="005C3B3B" w:rsidRDefault="00992FB5" w:rsidP="005C3B3B">
      <w:pPr>
        <w:jc w:val="both"/>
        <w:outlineLvl w:val="0"/>
        <w:rPr>
          <w:rFonts w:ascii="Cambria" w:hAnsi="Cambria" w:cs="Calibri"/>
          <w:sz w:val="22"/>
        </w:rPr>
      </w:pPr>
    </w:p>
    <w:p w14:paraId="44512A85" w14:textId="1CA8CCE5" w:rsidR="00992FB5" w:rsidRPr="00DF3E36" w:rsidRDefault="00DF3E36" w:rsidP="001878C8">
      <w:pPr>
        <w:pStyle w:val="ListParagraph"/>
        <w:numPr>
          <w:ilvl w:val="0"/>
          <w:numId w:val="13"/>
        </w:numPr>
        <w:jc w:val="both"/>
        <w:outlineLvl w:val="0"/>
        <w:rPr>
          <w:rFonts w:ascii="Cambria" w:hAnsi="Cambria" w:cs="Calibri"/>
          <w:sz w:val="22"/>
        </w:rPr>
      </w:pPr>
      <w:r>
        <w:rPr>
          <w:rFonts w:ascii="Cambria" w:hAnsi="Cambria" w:cs="Calibri"/>
          <w:sz w:val="22"/>
        </w:rPr>
        <w:t xml:space="preserve">2% </w:t>
      </w:r>
      <w:r w:rsidR="00992FB5">
        <w:rPr>
          <w:rFonts w:ascii="Cambria" w:hAnsi="Cambria" w:cs="Calibri"/>
          <w:sz w:val="22"/>
        </w:rPr>
        <w:t>Salary Program for Academic Professional, Open Range Civil Service, Administrators with faculty appointments, and Faculty who are not represented by collective bargaining.</w:t>
      </w:r>
      <w:r w:rsidR="005C3B3B">
        <w:rPr>
          <w:rFonts w:ascii="Cambria" w:hAnsi="Cambria" w:cs="Calibri"/>
          <w:sz w:val="22"/>
        </w:rPr>
        <w:t xml:space="preserve">  The below amounts represent only the state funded appointment component.  Appointments on other fund types are expected to be covered by those </w:t>
      </w:r>
      <w:r>
        <w:rPr>
          <w:rFonts w:ascii="Cambria" w:hAnsi="Cambria" w:cs="Calibri"/>
          <w:sz w:val="22"/>
        </w:rPr>
        <w:t xml:space="preserve">revenue </w:t>
      </w:r>
      <w:r w:rsidR="005C3B3B">
        <w:rPr>
          <w:rFonts w:ascii="Cambria" w:hAnsi="Cambria" w:cs="Calibri"/>
          <w:sz w:val="22"/>
        </w:rPr>
        <w:t>sources.</w:t>
      </w:r>
    </w:p>
    <w:tbl>
      <w:tblPr>
        <w:tblW w:w="8388" w:type="dxa"/>
        <w:tblInd w:w="612" w:type="dxa"/>
        <w:tblLayout w:type="fixed"/>
        <w:tblLook w:val="04A0" w:firstRow="1" w:lastRow="0" w:firstColumn="1" w:lastColumn="0" w:noHBand="0" w:noVBand="1"/>
      </w:tblPr>
      <w:tblGrid>
        <w:gridCol w:w="2902"/>
        <w:gridCol w:w="1796"/>
        <w:gridCol w:w="1890"/>
        <w:gridCol w:w="1800"/>
      </w:tblGrid>
      <w:tr w:rsidR="005C3B3B" w:rsidRPr="004E2DE3" w14:paraId="505E761E" w14:textId="77777777" w:rsidTr="00DF3E36">
        <w:trPr>
          <w:trHeight w:val="1305"/>
        </w:trPr>
        <w:tc>
          <w:tcPr>
            <w:tcW w:w="4698" w:type="dxa"/>
            <w:gridSpan w:val="2"/>
            <w:tcBorders>
              <w:top w:val="nil"/>
              <w:left w:val="nil"/>
              <w:bottom w:val="nil"/>
              <w:right w:val="nil"/>
            </w:tcBorders>
            <w:shd w:val="clear" w:color="auto" w:fill="auto"/>
            <w:hideMark/>
          </w:tcPr>
          <w:p w14:paraId="5E2E3603" w14:textId="35253862" w:rsidR="005C3B3B" w:rsidRDefault="005C3B3B" w:rsidP="005C3B3B">
            <w:pPr>
              <w:rPr>
                <w:rFonts w:ascii="Cambria" w:hAnsi="Cambria" w:cs="Calibri"/>
                <w:b/>
                <w:bCs/>
                <w:color w:val="000000"/>
                <w:sz w:val="22"/>
                <w:szCs w:val="22"/>
              </w:rPr>
            </w:pPr>
          </w:p>
          <w:p w14:paraId="2DDAF246" w14:textId="77777777" w:rsidR="005C3B3B" w:rsidRPr="00375831" w:rsidRDefault="005C3B3B" w:rsidP="005C3B3B">
            <w:pPr>
              <w:rPr>
                <w:rFonts w:ascii="Cambria" w:hAnsi="Cambria" w:cs="Calibri"/>
                <w:b/>
                <w:bCs/>
                <w:color w:val="000000"/>
                <w:sz w:val="22"/>
                <w:szCs w:val="22"/>
                <w:u w:val="single"/>
              </w:rPr>
            </w:pPr>
            <w:r w:rsidRPr="005C3B3B">
              <w:rPr>
                <w:rFonts w:ascii="Cambria" w:hAnsi="Cambria" w:cs="Calibri"/>
                <w:bCs/>
                <w:i/>
                <w:color w:val="000000"/>
                <w:sz w:val="24"/>
                <w:szCs w:val="22"/>
              </w:rPr>
              <w:t xml:space="preserve"> (Salary increases are effective 8/16/2021)</w:t>
            </w:r>
          </w:p>
        </w:tc>
        <w:tc>
          <w:tcPr>
            <w:tcW w:w="1890" w:type="dxa"/>
            <w:tcBorders>
              <w:top w:val="nil"/>
              <w:left w:val="nil"/>
              <w:bottom w:val="nil"/>
              <w:right w:val="nil"/>
            </w:tcBorders>
            <w:shd w:val="clear" w:color="000000" w:fill="CCECFF"/>
            <w:vAlign w:val="bottom"/>
            <w:hideMark/>
          </w:tcPr>
          <w:p w14:paraId="438D3175" w14:textId="3813769B" w:rsidR="005C3B3B" w:rsidRPr="004E2DE3" w:rsidRDefault="005C3B3B" w:rsidP="005C3B3B">
            <w:pPr>
              <w:jc w:val="center"/>
              <w:rPr>
                <w:rFonts w:ascii="Cambria" w:hAnsi="Cambria" w:cs="Calibri"/>
                <w:color w:val="000000"/>
                <w:sz w:val="22"/>
                <w:szCs w:val="22"/>
              </w:rPr>
            </w:pPr>
            <w:r w:rsidRPr="004E2DE3">
              <w:rPr>
                <w:rFonts w:ascii="Cambria" w:hAnsi="Cambria" w:cs="Calibri"/>
                <w:b/>
                <w:bCs/>
                <w:color w:val="000000"/>
                <w:sz w:val="22"/>
                <w:szCs w:val="22"/>
              </w:rPr>
              <w:t>FY2</w:t>
            </w:r>
            <w:r>
              <w:rPr>
                <w:rFonts w:ascii="Cambria" w:hAnsi="Cambria" w:cs="Calibri"/>
                <w:b/>
                <w:bCs/>
                <w:color w:val="000000"/>
                <w:sz w:val="22"/>
                <w:szCs w:val="22"/>
              </w:rPr>
              <w:t>2</w:t>
            </w:r>
            <w:r w:rsidRPr="004E2DE3">
              <w:rPr>
                <w:rFonts w:ascii="Cambria" w:hAnsi="Cambria" w:cs="Calibri"/>
                <w:b/>
                <w:bCs/>
                <w:color w:val="000000"/>
                <w:sz w:val="22"/>
                <w:szCs w:val="22"/>
              </w:rPr>
              <w:t xml:space="preserve"> Cash Impact</w:t>
            </w:r>
            <w:r w:rsidRPr="004E2DE3">
              <w:rPr>
                <w:rFonts w:ascii="Cambria" w:hAnsi="Cambria" w:cs="Calibri"/>
                <w:color w:val="000000"/>
                <w:szCs w:val="20"/>
              </w:rPr>
              <w:t xml:space="preserve"> </w:t>
            </w:r>
            <w:r>
              <w:rPr>
                <w:rFonts w:ascii="Cambria" w:hAnsi="Cambria" w:cs="Calibri"/>
                <w:color w:val="000000"/>
                <w:szCs w:val="20"/>
              </w:rPr>
              <w:t xml:space="preserve"> (State funded positions @ </w:t>
            </w:r>
            <w:r w:rsidRPr="004E2DE3">
              <w:rPr>
                <w:rFonts w:ascii="Cambria" w:hAnsi="Cambria" w:cs="Calibri"/>
                <w:color w:val="000000"/>
                <w:szCs w:val="20"/>
              </w:rPr>
              <w:t>87.5% of Annual</w:t>
            </w:r>
            <w:r>
              <w:rPr>
                <w:rFonts w:ascii="Cambria" w:hAnsi="Cambria" w:cs="Calibri"/>
                <w:color w:val="000000"/>
                <w:szCs w:val="20"/>
              </w:rPr>
              <w:t>ized Cost)</w:t>
            </w:r>
          </w:p>
        </w:tc>
        <w:tc>
          <w:tcPr>
            <w:tcW w:w="1800" w:type="dxa"/>
            <w:tcBorders>
              <w:top w:val="nil"/>
              <w:left w:val="nil"/>
              <w:bottom w:val="nil"/>
              <w:right w:val="nil"/>
            </w:tcBorders>
            <w:shd w:val="clear" w:color="000000" w:fill="FFCCCC"/>
            <w:vAlign w:val="bottom"/>
            <w:hideMark/>
          </w:tcPr>
          <w:p w14:paraId="1AAF4107" w14:textId="3FA88334" w:rsidR="005C3B3B" w:rsidRPr="004E2DE3" w:rsidRDefault="005C3B3B" w:rsidP="005C3B3B">
            <w:pPr>
              <w:jc w:val="center"/>
              <w:rPr>
                <w:rFonts w:ascii="Cambria" w:hAnsi="Cambria" w:cs="Calibri"/>
                <w:color w:val="000000"/>
                <w:sz w:val="22"/>
                <w:szCs w:val="22"/>
              </w:rPr>
            </w:pPr>
            <w:r w:rsidRPr="004E2DE3">
              <w:rPr>
                <w:rFonts w:ascii="Cambria" w:hAnsi="Cambria" w:cs="Calibri"/>
                <w:b/>
                <w:bCs/>
                <w:color w:val="000000"/>
                <w:sz w:val="22"/>
                <w:szCs w:val="22"/>
              </w:rPr>
              <w:t>FY2</w:t>
            </w:r>
            <w:r>
              <w:rPr>
                <w:rFonts w:ascii="Cambria" w:hAnsi="Cambria" w:cs="Calibri"/>
                <w:b/>
                <w:bCs/>
                <w:color w:val="000000"/>
                <w:sz w:val="22"/>
                <w:szCs w:val="22"/>
              </w:rPr>
              <w:t>3</w:t>
            </w:r>
            <w:r w:rsidRPr="004E2DE3">
              <w:rPr>
                <w:rFonts w:ascii="Cambria" w:hAnsi="Cambria" w:cs="Calibri"/>
                <w:b/>
                <w:bCs/>
                <w:color w:val="000000"/>
                <w:sz w:val="22"/>
                <w:szCs w:val="22"/>
              </w:rPr>
              <w:t xml:space="preserve"> Recurring Budget </w:t>
            </w:r>
            <w:r w:rsidRPr="004E2DE3">
              <w:rPr>
                <w:rFonts w:ascii="Cambria" w:hAnsi="Cambria" w:cs="Calibri"/>
                <w:color w:val="000000"/>
                <w:szCs w:val="20"/>
              </w:rPr>
              <w:t>(Annualized</w:t>
            </w:r>
            <w:r>
              <w:rPr>
                <w:rFonts w:ascii="Cambria" w:hAnsi="Cambria" w:cs="Calibri"/>
                <w:color w:val="000000"/>
                <w:szCs w:val="20"/>
              </w:rPr>
              <w:t xml:space="preserve"> State funded positions</w:t>
            </w:r>
            <w:r w:rsidRPr="004E2DE3">
              <w:rPr>
                <w:rFonts w:ascii="Cambria" w:hAnsi="Cambria" w:cs="Calibri"/>
                <w:color w:val="000000"/>
                <w:szCs w:val="20"/>
              </w:rPr>
              <w:t>)</w:t>
            </w:r>
          </w:p>
        </w:tc>
      </w:tr>
      <w:tr w:rsidR="005C3B3B" w:rsidRPr="004E2DE3" w14:paraId="7C651764" w14:textId="77777777" w:rsidTr="00DF3E36">
        <w:trPr>
          <w:trHeight w:val="300"/>
        </w:trPr>
        <w:tc>
          <w:tcPr>
            <w:tcW w:w="4698" w:type="dxa"/>
            <w:gridSpan w:val="2"/>
            <w:tcBorders>
              <w:top w:val="nil"/>
              <w:left w:val="nil"/>
              <w:bottom w:val="nil"/>
              <w:right w:val="nil"/>
            </w:tcBorders>
            <w:shd w:val="clear" w:color="auto" w:fill="auto"/>
            <w:noWrap/>
            <w:vAlign w:val="bottom"/>
          </w:tcPr>
          <w:p w14:paraId="52E64F2A" w14:textId="22B862E7" w:rsidR="005C3B3B" w:rsidRPr="004E2DE3" w:rsidRDefault="005C3B3B" w:rsidP="00B300BE">
            <w:pPr>
              <w:rPr>
                <w:rFonts w:ascii="Cambria" w:hAnsi="Cambria" w:cs="Calibri"/>
                <w:i/>
                <w:iCs/>
                <w:color w:val="000000"/>
                <w:sz w:val="22"/>
                <w:szCs w:val="22"/>
              </w:rPr>
            </w:pPr>
            <w:r>
              <w:rPr>
                <w:rFonts w:ascii="Cambria" w:hAnsi="Cambria" w:cs="Calibri"/>
                <w:b/>
                <w:bCs/>
                <w:color w:val="000000"/>
                <w:sz w:val="22"/>
                <w:szCs w:val="22"/>
              </w:rPr>
              <w:t>Academic Professional &amp; Open Range Civil Service</w:t>
            </w:r>
            <w:r w:rsidR="00DF3E36">
              <w:rPr>
                <w:rFonts w:ascii="Cambria" w:hAnsi="Cambria" w:cs="Calibri"/>
                <w:b/>
                <w:bCs/>
                <w:color w:val="000000"/>
                <w:sz w:val="22"/>
                <w:szCs w:val="22"/>
              </w:rPr>
              <w:t xml:space="preserve"> Employees</w:t>
            </w:r>
          </w:p>
        </w:tc>
        <w:tc>
          <w:tcPr>
            <w:tcW w:w="1890" w:type="dxa"/>
            <w:tcBorders>
              <w:top w:val="nil"/>
              <w:left w:val="nil"/>
              <w:bottom w:val="nil"/>
              <w:right w:val="nil"/>
            </w:tcBorders>
            <w:shd w:val="clear" w:color="000000" w:fill="CCECFF"/>
            <w:noWrap/>
            <w:vAlign w:val="bottom"/>
          </w:tcPr>
          <w:p w14:paraId="6877D82B" w14:textId="1F637E3C"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 xml:space="preserve">$1,877,458 </w:t>
            </w:r>
          </w:p>
        </w:tc>
        <w:tc>
          <w:tcPr>
            <w:tcW w:w="1800" w:type="dxa"/>
            <w:tcBorders>
              <w:top w:val="nil"/>
              <w:left w:val="nil"/>
              <w:bottom w:val="nil"/>
              <w:right w:val="nil"/>
            </w:tcBorders>
            <w:shd w:val="clear" w:color="000000" w:fill="FFCCCC"/>
            <w:noWrap/>
            <w:vAlign w:val="bottom"/>
          </w:tcPr>
          <w:p w14:paraId="58ACE8A0" w14:textId="6C9DE54D"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 xml:space="preserve">$2,145,666 </w:t>
            </w:r>
          </w:p>
        </w:tc>
      </w:tr>
      <w:tr w:rsidR="005C3B3B" w:rsidRPr="004E2DE3" w14:paraId="59739CBB" w14:textId="77777777" w:rsidTr="00DF3E36">
        <w:trPr>
          <w:trHeight w:val="300"/>
        </w:trPr>
        <w:tc>
          <w:tcPr>
            <w:tcW w:w="4698" w:type="dxa"/>
            <w:gridSpan w:val="2"/>
            <w:tcBorders>
              <w:top w:val="nil"/>
              <w:left w:val="nil"/>
              <w:bottom w:val="nil"/>
              <w:right w:val="nil"/>
            </w:tcBorders>
            <w:shd w:val="clear" w:color="auto" w:fill="auto"/>
            <w:noWrap/>
            <w:vAlign w:val="bottom"/>
          </w:tcPr>
          <w:p w14:paraId="4D3F4C4A" w14:textId="1C335088" w:rsidR="005C3B3B" w:rsidRPr="005C3B3B" w:rsidRDefault="00DF3E36" w:rsidP="00B300BE">
            <w:pPr>
              <w:rPr>
                <w:rFonts w:ascii="Cambria" w:hAnsi="Cambria" w:cs="Calibri"/>
                <w:b/>
                <w:iCs/>
                <w:color w:val="000000"/>
                <w:sz w:val="22"/>
                <w:szCs w:val="22"/>
              </w:rPr>
            </w:pPr>
            <w:r>
              <w:rPr>
                <w:rFonts w:ascii="Cambria" w:hAnsi="Cambria" w:cs="Calibri"/>
                <w:b/>
                <w:iCs/>
                <w:color w:val="000000"/>
                <w:sz w:val="22"/>
                <w:szCs w:val="22"/>
              </w:rPr>
              <w:t>Faculty Administrators/Non-represented faculty</w:t>
            </w:r>
          </w:p>
        </w:tc>
        <w:tc>
          <w:tcPr>
            <w:tcW w:w="1890" w:type="dxa"/>
            <w:tcBorders>
              <w:top w:val="nil"/>
              <w:left w:val="nil"/>
              <w:bottom w:val="nil"/>
              <w:right w:val="nil"/>
            </w:tcBorders>
            <w:shd w:val="clear" w:color="000000" w:fill="CCECFF"/>
            <w:noWrap/>
            <w:vAlign w:val="bottom"/>
          </w:tcPr>
          <w:p w14:paraId="105EA18E" w14:textId="5F37F8E9"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 xml:space="preserve">$1,536,127 </w:t>
            </w:r>
          </w:p>
        </w:tc>
        <w:tc>
          <w:tcPr>
            <w:tcW w:w="1800" w:type="dxa"/>
            <w:tcBorders>
              <w:top w:val="nil"/>
              <w:left w:val="nil"/>
              <w:bottom w:val="nil"/>
              <w:right w:val="nil"/>
            </w:tcBorders>
            <w:shd w:val="clear" w:color="000000" w:fill="FFCCCC"/>
            <w:noWrap/>
            <w:vAlign w:val="bottom"/>
          </w:tcPr>
          <w:p w14:paraId="196882EE" w14:textId="6ED9EAB4" w:rsidR="005C3B3B" w:rsidRPr="004E2DE3" w:rsidRDefault="005C3B3B" w:rsidP="005C3B3B">
            <w:pPr>
              <w:jc w:val="center"/>
              <w:rPr>
                <w:rFonts w:ascii="Cambria" w:hAnsi="Cambria" w:cs="Calibri"/>
                <w:color w:val="000000"/>
                <w:sz w:val="22"/>
                <w:szCs w:val="22"/>
              </w:rPr>
            </w:pPr>
            <w:r>
              <w:rPr>
                <w:rFonts w:ascii="Cambria" w:hAnsi="Cambria" w:cs="Calibri"/>
                <w:color w:val="000000"/>
                <w:sz w:val="22"/>
                <w:szCs w:val="22"/>
              </w:rPr>
              <w:t xml:space="preserve">$1,755,573 </w:t>
            </w:r>
          </w:p>
        </w:tc>
      </w:tr>
      <w:tr w:rsidR="005C3B3B" w:rsidRPr="004E2DE3" w14:paraId="5FA49834" w14:textId="77777777" w:rsidTr="00DF3E36">
        <w:trPr>
          <w:trHeight w:val="315"/>
        </w:trPr>
        <w:tc>
          <w:tcPr>
            <w:tcW w:w="2902" w:type="dxa"/>
            <w:tcBorders>
              <w:top w:val="single" w:sz="4" w:space="0" w:color="auto"/>
              <w:left w:val="nil"/>
              <w:bottom w:val="double" w:sz="6" w:space="0" w:color="auto"/>
              <w:right w:val="nil"/>
            </w:tcBorders>
            <w:shd w:val="clear" w:color="auto" w:fill="auto"/>
            <w:noWrap/>
            <w:vAlign w:val="bottom"/>
            <w:hideMark/>
          </w:tcPr>
          <w:p w14:paraId="43509B95" w14:textId="77777777" w:rsidR="005C3B3B" w:rsidRPr="004E2DE3" w:rsidRDefault="005C3B3B" w:rsidP="00B300BE">
            <w:pPr>
              <w:rPr>
                <w:rFonts w:ascii="Cambria" w:hAnsi="Cambria" w:cs="Calibri"/>
                <w:b/>
                <w:bCs/>
                <w:color w:val="000000"/>
                <w:sz w:val="22"/>
                <w:szCs w:val="22"/>
              </w:rPr>
            </w:pPr>
            <w:r w:rsidRPr="004E2DE3">
              <w:rPr>
                <w:rFonts w:ascii="Cambria" w:hAnsi="Cambria" w:cs="Calibri"/>
                <w:b/>
                <w:bCs/>
                <w:color w:val="000000"/>
                <w:sz w:val="22"/>
                <w:szCs w:val="22"/>
              </w:rPr>
              <w:t>TOTAL</w:t>
            </w:r>
          </w:p>
        </w:tc>
        <w:tc>
          <w:tcPr>
            <w:tcW w:w="1796" w:type="dxa"/>
            <w:tcBorders>
              <w:top w:val="single" w:sz="4" w:space="0" w:color="auto"/>
              <w:left w:val="nil"/>
              <w:bottom w:val="double" w:sz="6" w:space="0" w:color="auto"/>
              <w:right w:val="nil"/>
            </w:tcBorders>
            <w:shd w:val="clear" w:color="auto" w:fill="auto"/>
            <w:noWrap/>
            <w:vAlign w:val="bottom"/>
            <w:hideMark/>
          </w:tcPr>
          <w:p w14:paraId="066D8151" w14:textId="77777777" w:rsidR="005C3B3B" w:rsidRPr="00C81B63" w:rsidRDefault="005C3B3B" w:rsidP="00B300BE">
            <w:pPr>
              <w:rPr>
                <w:rFonts w:ascii="Calibri" w:hAnsi="Calibri" w:cs="Calibri"/>
                <w:b/>
                <w:bCs/>
                <w:color w:val="000000"/>
                <w:sz w:val="22"/>
                <w:szCs w:val="22"/>
              </w:rPr>
            </w:pPr>
            <w:r w:rsidRPr="00C81B63">
              <w:rPr>
                <w:rFonts w:ascii="Calibri" w:hAnsi="Calibri" w:cs="Calibri"/>
                <w:b/>
                <w:bCs/>
                <w:color w:val="000000"/>
                <w:sz w:val="22"/>
                <w:szCs w:val="22"/>
              </w:rPr>
              <w:t> </w:t>
            </w:r>
          </w:p>
        </w:tc>
        <w:tc>
          <w:tcPr>
            <w:tcW w:w="1890" w:type="dxa"/>
            <w:tcBorders>
              <w:top w:val="single" w:sz="4" w:space="0" w:color="auto"/>
              <w:left w:val="nil"/>
              <w:bottom w:val="double" w:sz="6" w:space="0" w:color="auto"/>
              <w:right w:val="nil"/>
            </w:tcBorders>
            <w:shd w:val="clear" w:color="000000" w:fill="CCECFF"/>
            <w:noWrap/>
            <w:vAlign w:val="bottom"/>
            <w:hideMark/>
          </w:tcPr>
          <w:p w14:paraId="3206C044" w14:textId="4D73F0C3" w:rsidR="005C3B3B" w:rsidRPr="004E2DE3" w:rsidRDefault="005C3B3B" w:rsidP="005C3B3B">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sidR="00853EC5">
              <w:rPr>
                <w:rFonts w:ascii="Cambria" w:hAnsi="Cambria" w:cs="Calibri"/>
                <w:b/>
                <w:bCs/>
                <w:color w:val="000000"/>
                <w:sz w:val="22"/>
                <w:szCs w:val="22"/>
              </w:rPr>
              <w:t>3,413,585</w:t>
            </w:r>
            <w:r>
              <w:rPr>
                <w:rFonts w:ascii="Cambria" w:hAnsi="Cambria" w:cs="Calibri"/>
                <w:b/>
                <w:bCs/>
                <w:color w:val="000000"/>
                <w:sz w:val="22"/>
                <w:szCs w:val="22"/>
              </w:rPr>
              <w:t xml:space="preserve"> </w:t>
            </w:r>
            <w:r w:rsidRPr="004E2DE3">
              <w:rPr>
                <w:rFonts w:ascii="Cambria" w:hAnsi="Cambria" w:cs="Calibri"/>
                <w:b/>
                <w:bCs/>
                <w:color w:val="000000"/>
                <w:sz w:val="22"/>
                <w:szCs w:val="22"/>
              </w:rPr>
              <w:t xml:space="preserve">   </w:t>
            </w:r>
            <w:r>
              <w:rPr>
                <w:rFonts w:ascii="Cambria" w:hAnsi="Cambria" w:cs="Calibri"/>
                <w:b/>
                <w:bCs/>
                <w:color w:val="000000"/>
                <w:sz w:val="22"/>
                <w:szCs w:val="22"/>
              </w:rPr>
              <w:t xml:space="preserve"> </w:t>
            </w:r>
            <w:r w:rsidRPr="004E2DE3">
              <w:rPr>
                <w:rFonts w:ascii="Cambria" w:hAnsi="Cambria" w:cs="Calibri"/>
                <w:b/>
                <w:bCs/>
                <w:color w:val="000000"/>
                <w:sz w:val="22"/>
                <w:szCs w:val="22"/>
              </w:rPr>
              <w:t xml:space="preserve"> </w:t>
            </w:r>
          </w:p>
        </w:tc>
        <w:tc>
          <w:tcPr>
            <w:tcW w:w="1800" w:type="dxa"/>
            <w:tcBorders>
              <w:top w:val="single" w:sz="4" w:space="0" w:color="auto"/>
              <w:left w:val="nil"/>
              <w:bottom w:val="double" w:sz="6" w:space="0" w:color="auto"/>
              <w:right w:val="nil"/>
            </w:tcBorders>
            <w:shd w:val="clear" w:color="000000" w:fill="FFCCCC"/>
            <w:noWrap/>
            <w:vAlign w:val="bottom"/>
            <w:hideMark/>
          </w:tcPr>
          <w:p w14:paraId="480AC140" w14:textId="4FD19243" w:rsidR="005C3B3B" w:rsidRPr="004E2DE3" w:rsidRDefault="005C3B3B" w:rsidP="005C3B3B">
            <w:pPr>
              <w:jc w:val="center"/>
              <w:rPr>
                <w:rFonts w:ascii="Cambria" w:hAnsi="Cambria" w:cs="Calibri"/>
                <w:b/>
                <w:bCs/>
                <w:color w:val="000000"/>
                <w:sz w:val="22"/>
                <w:szCs w:val="22"/>
              </w:rPr>
            </w:pPr>
            <w:r w:rsidRPr="004E2DE3">
              <w:rPr>
                <w:rFonts w:ascii="Cambria" w:hAnsi="Cambria" w:cs="Calibri"/>
                <w:b/>
                <w:bCs/>
                <w:color w:val="000000"/>
                <w:sz w:val="22"/>
                <w:szCs w:val="22"/>
              </w:rPr>
              <w:t xml:space="preserve"> $</w:t>
            </w:r>
            <w:r w:rsidR="00853EC5">
              <w:rPr>
                <w:rFonts w:ascii="Cambria" w:hAnsi="Cambria" w:cs="Calibri"/>
                <w:b/>
                <w:bCs/>
                <w:color w:val="000000"/>
                <w:sz w:val="22"/>
                <w:szCs w:val="22"/>
              </w:rPr>
              <w:t>3,901,239</w:t>
            </w:r>
            <w:r w:rsidRPr="004E2DE3">
              <w:rPr>
                <w:rFonts w:ascii="Cambria" w:hAnsi="Cambria" w:cs="Calibri"/>
                <w:b/>
                <w:bCs/>
                <w:color w:val="000000"/>
                <w:sz w:val="22"/>
                <w:szCs w:val="22"/>
              </w:rPr>
              <w:t xml:space="preserve"> </w:t>
            </w:r>
          </w:p>
        </w:tc>
      </w:tr>
    </w:tbl>
    <w:p w14:paraId="1503441B" w14:textId="1EDF17D6" w:rsidR="00B300BE" w:rsidRPr="00227C5F" w:rsidRDefault="00B300BE" w:rsidP="00227C5F">
      <w:pPr>
        <w:jc w:val="both"/>
        <w:outlineLvl w:val="0"/>
        <w:rPr>
          <w:rFonts w:ascii="Cambria" w:hAnsi="Cambria" w:cs="Calibri"/>
          <w:sz w:val="22"/>
        </w:rPr>
      </w:pPr>
    </w:p>
    <w:p w14:paraId="212D45DC" w14:textId="733A6710" w:rsidR="00ED65A3" w:rsidRPr="00992FB5" w:rsidRDefault="000E2A77" w:rsidP="001878C8">
      <w:pPr>
        <w:pStyle w:val="ListParagraph"/>
        <w:numPr>
          <w:ilvl w:val="0"/>
          <w:numId w:val="13"/>
        </w:numPr>
        <w:jc w:val="both"/>
        <w:outlineLvl w:val="0"/>
        <w:rPr>
          <w:rFonts w:ascii="Cambria" w:hAnsi="Cambria" w:cs="Calibri"/>
          <w:sz w:val="22"/>
        </w:rPr>
      </w:pPr>
      <w:r>
        <w:rPr>
          <w:rFonts w:ascii="Cambria" w:hAnsi="Cambria" w:cs="Calibri"/>
          <w:sz w:val="22"/>
        </w:rPr>
        <w:t>Other negotiated pay increases from ratified contracts will be covered from cen</w:t>
      </w:r>
      <w:r w:rsidRPr="00992FB5">
        <w:rPr>
          <w:rFonts w:ascii="Cambria" w:hAnsi="Cambria" w:cs="Calibri"/>
          <w:sz w:val="22"/>
        </w:rPr>
        <w:t xml:space="preserve">tral resources for employees who are paid from state funds.  The exact cost implications are </w:t>
      </w:r>
      <w:r w:rsidR="00992FB5">
        <w:rPr>
          <w:rFonts w:ascii="Cambria" w:hAnsi="Cambria" w:cs="Calibri"/>
          <w:sz w:val="22"/>
        </w:rPr>
        <w:t xml:space="preserve">still </w:t>
      </w:r>
      <w:r w:rsidRPr="00992FB5">
        <w:rPr>
          <w:rFonts w:ascii="Cambria" w:hAnsi="Cambria" w:cs="Calibri"/>
          <w:sz w:val="22"/>
        </w:rPr>
        <w:t xml:space="preserve">being computed.  </w:t>
      </w:r>
      <w:r w:rsidR="00853EC5">
        <w:rPr>
          <w:rFonts w:ascii="Cambria" w:hAnsi="Cambria" w:cs="Calibri"/>
          <w:sz w:val="22"/>
        </w:rPr>
        <w:t xml:space="preserve">However, we </w:t>
      </w:r>
      <w:r w:rsidR="00367709">
        <w:rPr>
          <w:rFonts w:ascii="Cambria" w:hAnsi="Cambria" w:cs="Calibri"/>
          <w:sz w:val="22"/>
        </w:rPr>
        <w:t>are projecting</w:t>
      </w:r>
      <w:r w:rsidR="00853EC5">
        <w:rPr>
          <w:rFonts w:ascii="Cambria" w:hAnsi="Cambria" w:cs="Calibri"/>
          <w:sz w:val="22"/>
        </w:rPr>
        <w:t xml:space="preserve"> these</w:t>
      </w:r>
      <w:r w:rsidR="00367709">
        <w:rPr>
          <w:rFonts w:ascii="Cambria" w:hAnsi="Cambria" w:cs="Calibri"/>
          <w:sz w:val="22"/>
        </w:rPr>
        <w:t xml:space="preserve"> costs</w:t>
      </w:r>
      <w:r w:rsidR="00853EC5">
        <w:rPr>
          <w:rFonts w:ascii="Cambria" w:hAnsi="Cambria" w:cs="Calibri"/>
          <w:sz w:val="22"/>
        </w:rPr>
        <w:t xml:space="preserve"> to range between </w:t>
      </w:r>
      <w:r w:rsidR="00084DBA">
        <w:rPr>
          <w:rFonts w:ascii="Cambria" w:hAnsi="Cambria" w:cs="Calibri"/>
          <w:sz w:val="22"/>
        </w:rPr>
        <w:t>$2.5 and $3 million.</w:t>
      </w:r>
    </w:p>
    <w:p w14:paraId="0FDB6980" w14:textId="0F6E1AF4" w:rsidR="003C5BCF" w:rsidRPr="00F300ED" w:rsidRDefault="003C5BCF" w:rsidP="00F300ED">
      <w:pPr>
        <w:jc w:val="both"/>
        <w:outlineLvl w:val="0"/>
        <w:rPr>
          <w:rFonts w:ascii="Cambria" w:hAnsi="Cambria" w:cs="Calibri"/>
          <w:sz w:val="22"/>
        </w:rPr>
      </w:pPr>
    </w:p>
    <w:p w14:paraId="773E0476" w14:textId="65D0A1C8" w:rsidR="00114050" w:rsidRPr="00436778" w:rsidRDefault="00114050" w:rsidP="001878C8">
      <w:pPr>
        <w:pStyle w:val="ListParagraph"/>
        <w:numPr>
          <w:ilvl w:val="0"/>
          <w:numId w:val="12"/>
        </w:numPr>
        <w:jc w:val="both"/>
        <w:outlineLvl w:val="0"/>
        <w:rPr>
          <w:rFonts w:ascii="Cambria" w:hAnsi="Cambria" w:cs="Calibri"/>
          <w:sz w:val="22"/>
        </w:rPr>
      </w:pPr>
      <w:r w:rsidRPr="00436778">
        <w:rPr>
          <w:rFonts w:ascii="Cambria" w:hAnsi="Cambria" w:cs="Calibri"/>
          <w:b/>
          <w:sz w:val="22"/>
        </w:rPr>
        <w:t xml:space="preserve">Institutional Funds </w:t>
      </w:r>
    </w:p>
    <w:p w14:paraId="25ACA223" w14:textId="7BA403B4" w:rsidR="00114050" w:rsidRPr="005A61C6" w:rsidRDefault="00540362" w:rsidP="00AF1883">
      <w:pPr>
        <w:ind w:firstLine="720"/>
        <w:outlineLvl w:val="0"/>
        <w:rPr>
          <w:rFonts w:ascii="Cambria" w:hAnsi="Cambria" w:cs="Calibri"/>
          <w:sz w:val="22"/>
        </w:rPr>
      </w:pPr>
      <w:r w:rsidRPr="005A61C6">
        <w:rPr>
          <w:rFonts w:ascii="Cambria" w:hAnsi="Cambria" w:cs="Calibri"/>
          <w:sz w:val="22"/>
        </w:rPr>
        <w:t xml:space="preserve">UIC has </w:t>
      </w:r>
      <w:r w:rsidR="00106A61" w:rsidRPr="005A61C6">
        <w:rPr>
          <w:rFonts w:ascii="Cambria" w:hAnsi="Cambria" w:cs="Calibri"/>
          <w:sz w:val="22"/>
        </w:rPr>
        <w:t xml:space="preserve">six </w:t>
      </w:r>
      <w:r w:rsidR="00114050" w:rsidRPr="005A61C6">
        <w:rPr>
          <w:rFonts w:ascii="Cambria" w:hAnsi="Cambria" w:cs="Calibri"/>
          <w:sz w:val="22"/>
        </w:rPr>
        <w:t xml:space="preserve">types of institutional funds:  </w:t>
      </w:r>
    </w:p>
    <w:p w14:paraId="35071C53" w14:textId="6F5656FA" w:rsidR="00FB4894" w:rsidRDefault="00114050" w:rsidP="001878C8">
      <w:pPr>
        <w:pStyle w:val="ListParagraph"/>
        <w:numPr>
          <w:ilvl w:val="0"/>
          <w:numId w:val="9"/>
        </w:numPr>
        <w:ind w:left="1080"/>
        <w:jc w:val="both"/>
        <w:outlineLvl w:val="0"/>
        <w:rPr>
          <w:rFonts w:ascii="Cambria" w:hAnsi="Cambria" w:cs="Calibri"/>
          <w:sz w:val="22"/>
        </w:rPr>
      </w:pPr>
      <w:r w:rsidRPr="00221BBA">
        <w:rPr>
          <w:rFonts w:ascii="Cambria" w:hAnsi="Cambria" w:cs="Calibri"/>
          <w:sz w:val="22"/>
        </w:rPr>
        <w:t>Facilities &amp; Administrative (F&amp;A) - referred to as Indirect Cost Recovery or ICR</w:t>
      </w:r>
      <w:r w:rsidR="00934CBD">
        <w:rPr>
          <w:rFonts w:ascii="Cambria" w:hAnsi="Cambria" w:cs="Calibri"/>
          <w:sz w:val="22"/>
        </w:rPr>
        <w:t>.</w:t>
      </w:r>
    </w:p>
    <w:p w14:paraId="0CFD4565" w14:textId="77777777" w:rsidR="00FB4894" w:rsidRDefault="00114050" w:rsidP="001878C8">
      <w:pPr>
        <w:pStyle w:val="ListParagraph"/>
        <w:numPr>
          <w:ilvl w:val="0"/>
          <w:numId w:val="9"/>
        </w:numPr>
        <w:ind w:left="1080"/>
        <w:jc w:val="both"/>
        <w:outlineLvl w:val="0"/>
        <w:rPr>
          <w:rFonts w:ascii="Cambria" w:hAnsi="Cambria" w:cs="Calibri"/>
          <w:sz w:val="22"/>
        </w:rPr>
      </w:pPr>
      <w:r w:rsidRPr="00FB4894">
        <w:rPr>
          <w:rFonts w:ascii="Cambria" w:hAnsi="Cambria" w:cs="Calibri"/>
          <w:sz w:val="22"/>
        </w:rPr>
        <w:t xml:space="preserve">Administrative Allowance – overhead assessments against auxiliary enterprise, departmental and hospital service accounts.   </w:t>
      </w:r>
    </w:p>
    <w:p w14:paraId="0157CFCC" w14:textId="77777777" w:rsidR="00FB4894" w:rsidRDefault="00114050" w:rsidP="001878C8">
      <w:pPr>
        <w:pStyle w:val="ListParagraph"/>
        <w:numPr>
          <w:ilvl w:val="0"/>
          <w:numId w:val="9"/>
        </w:numPr>
        <w:ind w:left="1080"/>
        <w:jc w:val="both"/>
        <w:outlineLvl w:val="0"/>
        <w:rPr>
          <w:rFonts w:ascii="Cambria" w:hAnsi="Cambria" w:cs="Calibri"/>
          <w:sz w:val="22"/>
        </w:rPr>
      </w:pPr>
      <w:r w:rsidRPr="00FB4894">
        <w:rPr>
          <w:rFonts w:ascii="Cambria" w:hAnsi="Cambria" w:cs="Calibri"/>
          <w:sz w:val="22"/>
        </w:rPr>
        <w:t>Royalties – distributions of earnings on licenses and patents.</w:t>
      </w:r>
    </w:p>
    <w:p w14:paraId="1399BE47" w14:textId="77777777" w:rsidR="00FB4894" w:rsidRDefault="00540362" w:rsidP="001878C8">
      <w:pPr>
        <w:pStyle w:val="ListParagraph"/>
        <w:numPr>
          <w:ilvl w:val="0"/>
          <w:numId w:val="9"/>
        </w:numPr>
        <w:ind w:left="1080"/>
        <w:jc w:val="both"/>
        <w:outlineLvl w:val="0"/>
        <w:rPr>
          <w:rFonts w:ascii="Cambria" w:hAnsi="Cambria" w:cs="Calibri"/>
          <w:sz w:val="22"/>
        </w:rPr>
      </w:pPr>
      <w:r w:rsidRPr="00FB4894">
        <w:rPr>
          <w:rFonts w:ascii="Cambria" w:hAnsi="Cambria" w:cs="Calibri"/>
          <w:sz w:val="22"/>
        </w:rPr>
        <w:t>Self-Insurance funds – in lieu of third-party insurance, the University collects and retains funds locally to pay anticipated liabilities such as workers compensation claims or CampusCare insurance claims.</w:t>
      </w:r>
    </w:p>
    <w:p w14:paraId="24DE7C5F" w14:textId="77777777" w:rsidR="00FB4894" w:rsidRDefault="00540362" w:rsidP="001878C8">
      <w:pPr>
        <w:pStyle w:val="ListParagraph"/>
        <w:numPr>
          <w:ilvl w:val="0"/>
          <w:numId w:val="9"/>
        </w:numPr>
        <w:ind w:left="1080"/>
        <w:jc w:val="both"/>
        <w:outlineLvl w:val="0"/>
        <w:rPr>
          <w:rFonts w:ascii="Cambria" w:hAnsi="Cambria" w:cs="Calibri"/>
          <w:sz w:val="22"/>
        </w:rPr>
      </w:pPr>
      <w:r w:rsidRPr="00FB4894">
        <w:rPr>
          <w:rFonts w:ascii="Cambria" w:hAnsi="Cambria" w:cs="Calibri"/>
          <w:sz w:val="22"/>
        </w:rPr>
        <w:lastRenderedPageBreak/>
        <w:t>Termination Vacation &amp; Sick funding – funds collected from Grants &amp; Contracts that are restricted to being used to fund a portion of terminal leave benefit costs for faculty and staff who have worked on sponsored programs during their tenure at the University.</w:t>
      </w:r>
    </w:p>
    <w:p w14:paraId="7A26625C" w14:textId="2C30D4B1" w:rsidR="00106A61" w:rsidRDefault="00106A61" w:rsidP="001878C8">
      <w:pPr>
        <w:pStyle w:val="ListParagraph"/>
        <w:numPr>
          <w:ilvl w:val="0"/>
          <w:numId w:val="9"/>
        </w:numPr>
        <w:ind w:left="1080"/>
        <w:jc w:val="both"/>
        <w:outlineLvl w:val="0"/>
        <w:rPr>
          <w:rFonts w:ascii="Cambria" w:hAnsi="Cambria" w:cs="Calibri"/>
          <w:sz w:val="22"/>
        </w:rPr>
      </w:pPr>
      <w:r w:rsidRPr="00FB4894">
        <w:rPr>
          <w:rFonts w:ascii="Cambria" w:hAnsi="Cambria" w:cs="Calibri"/>
          <w:sz w:val="22"/>
        </w:rPr>
        <w:t>Private unrestricted gifts.</w:t>
      </w:r>
    </w:p>
    <w:p w14:paraId="30EFCEF9" w14:textId="77777777" w:rsidR="00ED65A3" w:rsidRDefault="00ED65A3" w:rsidP="00ED65A3">
      <w:pPr>
        <w:jc w:val="both"/>
        <w:outlineLvl w:val="0"/>
        <w:rPr>
          <w:rFonts w:ascii="Cambria" w:hAnsi="Cambria" w:cs="Calibri"/>
          <w:sz w:val="22"/>
        </w:rPr>
      </w:pPr>
    </w:p>
    <w:p w14:paraId="3F852CED" w14:textId="6F555BC2" w:rsidR="00ED65A3" w:rsidRDefault="005A61C6" w:rsidP="00ED65A3">
      <w:pPr>
        <w:jc w:val="both"/>
        <w:outlineLvl w:val="0"/>
        <w:rPr>
          <w:rFonts w:ascii="Cambria" w:hAnsi="Cambria" w:cs="Calibri"/>
          <w:sz w:val="22"/>
        </w:rPr>
      </w:pPr>
      <w:r w:rsidRPr="00ED65A3">
        <w:rPr>
          <w:rFonts w:ascii="Cambria" w:hAnsi="Cambria" w:cs="Calibri"/>
          <w:sz w:val="22"/>
        </w:rPr>
        <w:t>Cash, c</w:t>
      </w:r>
      <w:r w:rsidR="009E470B" w:rsidRPr="00ED65A3">
        <w:rPr>
          <w:rFonts w:ascii="Cambria" w:hAnsi="Cambria" w:cs="Calibri"/>
          <w:sz w:val="22"/>
        </w:rPr>
        <w:t>arry-forward balances for institutional funds are automatically posted in Banner and do not need to be entered int</w:t>
      </w:r>
      <w:r w:rsidR="00A43F6D" w:rsidRPr="00ED65A3">
        <w:rPr>
          <w:rFonts w:ascii="Cambria" w:hAnsi="Cambria" w:cs="Calibri"/>
          <w:sz w:val="22"/>
        </w:rPr>
        <w:t>o the Budget Development system</w:t>
      </w:r>
      <w:r w:rsidR="00ED65A3">
        <w:rPr>
          <w:rFonts w:ascii="Cambria" w:hAnsi="Cambria" w:cs="Calibri"/>
          <w:sz w:val="22"/>
        </w:rPr>
        <w:t>.</w:t>
      </w:r>
    </w:p>
    <w:p w14:paraId="4254391A" w14:textId="77777777" w:rsidR="00680A64" w:rsidRPr="00ED65A3" w:rsidRDefault="00680A64" w:rsidP="00ED65A3">
      <w:pPr>
        <w:jc w:val="both"/>
        <w:outlineLvl w:val="0"/>
        <w:rPr>
          <w:rFonts w:ascii="Cambria" w:hAnsi="Cambria" w:cs="Calibri"/>
          <w:sz w:val="22"/>
        </w:rPr>
      </w:pPr>
    </w:p>
    <w:p w14:paraId="471F91DC" w14:textId="3EBF64FD" w:rsidR="004D2661" w:rsidRPr="005A61C6" w:rsidRDefault="008A49A5" w:rsidP="001878C8">
      <w:pPr>
        <w:pStyle w:val="ListParagraph"/>
        <w:numPr>
          <w:ilvl w:val="0"/>
          <w:numId w:val="10"/>
        </w:numPr>
        <w:ind w:left="1080"/>
        <w:jc w:val="both"/>
        <w:outlineLvl w:val="0"/>
        <w:rPr>
          <w:rFonts w:ascii="Cambria" w:hAnsi="Cambria" w:cs="Calibri"/>
          <w:sz w:val="22"/>
        </w:rPr>
      </w:pPr>
      <w:r w:rsidRPr="005A61C6">
        <w:rPr>
          <w:rFonts w:ascii="Cambria" w:hAnsi="Cambria" w:cs="Calibri"/>
          <w:b/>
          <w:sz w:val="22"/>
        </w:rPr>
        <w:t>I</w:t>
      </w:r>
      <w:r w:rsidR="002C6390" w:rsidRPr="005A61C6">
        <w:rPr>
          <w:rFonts w:ascii="Cambria" w:hAnsi="Cambria" w:cs="Calibri"/>
          <w:b/>
          <w:sz w:val="22"/>
        </w:rPr>
        <w:t>ndirect Cost Recovery (ICR)</w:t>
      </w:r>
      <w:bookmarkEnd w:id="9"/>
      <w:r w:rsidR="00AF724D" w:rsidRPr="005A61C6">
        <w:rPr>
          <w:rFonts w:ascii="Cambria" w:hAnsi="Cambria" w:cs="Calibri"/>
          <w:b/>
          <w:sz w:val="22"/>
        </w:rPr>
        <w:t>.</w:t>
      </w:r>
    </w:p>
    <w:p w14:paraId="6995319F" w14:textId="1C034C14" w:rsidR="004D2661" w:rsidRPr="00B300BE" w:rsidRDefault="00AF724D" w:rsidP="00B300BE">
      <w:pPr>
        <w:pStyle w:val="ListParagraph"/>
        <w:ind w:left="1080"/>
        <w:jc w:val="both"/>
        <w:outlineLvl w:val="0"/>
        <w:rPr>
          <w:rFonts w:ascii="Cambria" w:hAnsi="Cambria" w:cs="Calibri"/>
          <w:sz w:val="22"/>
        </w:rPr>
      </w:pPr>
      <w:r w:rsidRPr="004D2661">
        <w:rPr>
          <w:rFonts w:ascii="Cambria" w:hAnsi="Cambria" w:cs="Calibri"/>
          <w:sz w:val="22"/>
        </w:rPr>
        <w:t>UIC</w:t>
      </w:r>
      <w:r w:rsidR="005A61C6">
        <w:rPr>
          <w:rFonts w:ascii="Cambria" w:hAnsi="Cambria" w:cs="Calibri"/>
          <w:sz w:val="22"/>
        </w:rPr>
        <w:t xml:space="preserve"> </w:t>
      </w:r>
      <w:r w:rsidRPr="004D2661">
        <w:rPr>
          <w:rFonts w:ascii="Cambria" w:hAnsi="Cambria" w:cs="Calibri"/>
          <w:sz w:val="22"/>
        </w:rPr>
        <w:t>continue</w:t>
      </w:r>
      <w:r w:rsidR="005A61C6">
        <w:rPr>
          <w:rFonts w:ascii="Cambria" w:hAnsi="Cambria" w:cs="Calibri"/>
          <w:sz w:val="22"/>
        </w:rPr>
        <w:t>s</w:t>
      </w:r>
      <w:r w:rsidRPr="004D2661">
        <w:rPr>
          <w:rFonts w:ascii="Cambria" w:hAnsi="Cambria" w:cs="Calibri"/>
          <w:sz w:val="22"/>
        </w:rPr>
        <w:t xml:space="preserve"> to take a conservative approach to setting ICR budgets as the F&amp;A earnings will flow to the units regardless of </w:t>
      </w:r>
      <w:r w:rsidR="00E72C43">
        <w:rPr>
          <w:rFonts w:ascii="Cambria" w:hAnsi="Cambria" w:cs="Calibri"/>
          <w:sz w:val="22"/>
        </w:rPr>
        <w:t>the</w:t>
      </w:r>
      <w:r w:rsidRPr="004D2661">
        <w:rPr>
          <w:rFonts w:ascii="Cambria" w:hAnsi="Cambria" w:cs="Calibri"/>
          <w:sz w:val="22"/>
        </w:rPr>
        <w:t xml:space="preserve"> budget projection</w:t>
      </w:r>
      <w:r w:rsidR="00E72C43">
        <w:rPr>
          <w:rFonts w:ascii="Cambria" w:hAnsi="Cambria" w:cs="Calibri"/>
          <w:sz w:val="22"/>
        </w:rPr>
        <w:t>s allocated to the units</w:t>
      </w:r>
      <w:r w:rsidRPr="004D2661">
        <w:rPr>
          <w:rFonts w:ascii="Cambria" w:hAnsi="Cambria" w:cs="Calibri"/>
          <w:sz w:val="22"/>
        </w:rPr>
        <w:t>.</w:t>
      </w:r>
      <w:r w:rsidR="00E72C43">
        <w:rPr>
          <w:rFonts w:ascii="Cambria" w:hAnsi="Cambria" w:cs="Calibri"/>
          <w:sz w:val="22"/>
        </w:rPr>
        <w:t xml:space="preserve">  </w:t>
      </w:r>
      <w:r w:rsidR="00D57633">
        <w:rPr>
          <w:rFonts w:ascii="Cambria" w:hAnsi="Cambria" w:cs="Calibri"/>
          <w:sz w:val="22"/>
        </w:rPr>
        <w:t xml:space="preserve">  </w:t>
      </w:r>
    </w:p>
    <w:p w14:paraId="02035189" w14:textId="05D4214A" w:rsidR="009E470B" w:rsidRDefault="00036C66" w:rsidP="001878C8">
      <w:pPr>
        <w:pStyle w:val="ListParagraph"/>
        <w:numPr>
          <w:ilvl w:val="2"/>
          <w:numId w:val="12"/>
        </w:numPr>
        <w:ind w:left="1440"/>
        <w:jc w:val="both"/>
        <w:outlineLvl w:val="0"/>
        <w:rPr>
          <w:rFonts w:ascii="Cambria" w:hAnsi="Cambria" w:cs="Calibri"/>
          <w:sz w:val="22"/>
        </w:rPr>
      </w:pPr>
      <w:r w:rsidRPr="004D2661">
        <w:rPr>
          <w:rFonts w:ascii="Cambria" w:hAnsi="Cambria" w:cs="Calibri"/>
          <w:sz w:val="22"/>
        </w:rPr>
        <w:t>FY 20</w:t>
      </w:r>
      <w:r w:rsidR="0090546A" w:rsidRPr="004D2661">
        <w:rPr>
          <w:rFonts w:ascii="Cambria" w:hAnsi="Cambria" w:cs="Calibri"/>
          <w:sz w:val="22"/>
        </w:rPr>
        <w:t>2</w:t>
      </w:r>
      <w:r w:rsidR="005A747E">
        <w:rPr>
          <w:rFonts w:ascii="Cambria" w:hAnsi="Cambria" w:cs="Calibri"/>
          <w:sz w:val="22"/>
        </w:rPr>
        <w:t>2</w:t>
      </w:r>
      <w:r w:rsidRPr="004D2661">
        <w:rPr>
          <w:rFonts w:ascii="Cambria" w:hAnsi="Cambria" w:cs="Calibri"/>
          <w:sz w:val="22"/>
        </w:rPr>
        <w:t xml:space="preserve"> ICR Budgets and Revenue Forecast</w:t>
      </w:r>
      <w:r w:rsidRPr="00637435">
        <w:rPr>
          <w:rFonts w:ascii="Cambria" w:hAnsi="Cambria" w:cs="Calibri"/>
          <w:sz w:val="22"/>
        </w:rPr>
        <w:t xml:space="preserve">.  Each college received a worksheet with actual ICR earnings at the </w:t>
      </w:r>
      <w:r w:rsidR="000F1AB5" w:rsidRPr="00527AAB">
        <w:rPr>
          <w:rFonts w:ascii="Cambria" w:hAnsi="Cambria" w:cs="Calibri"/>
          <w:sz w:val="22"/>
        </w:rPr>
        <w:t xml:space="preserve">accounting string </w:t>
      </w:r>
      <w:r w:rsidRPr="00527AAB">
        <w:rPr>
          <w:rFonts w:ascii="Cambria" w:hAnsi="Cambria" w:cs="Calibri"/>
          <w:sz w:val="22"/>
        </w:rPr>
        <w:t>level between FY</w:t>
      </w:r>
      <w:r w:rsidR="00A4579A" w:rsidRPr="00527AAB">
        <w:rPr>
          <w:rFonts w:ascii="Cambria" w:hAnsi="Cambria" w:cs="Calibri"/>
          <w:sz w:val="22"/>
        </w:rPr>
        <w:t xml:space="preserve"> 20</w:t>
      </w:r>
      <w:r w:rsidRPr="00527AAB">
        <w:rPr>
          <w:rFonts w:ascii="Cambria" w:hAnsi="Cambria" w:cs="Calibri"/>
          <w:sz w:val="22"/>
        </w:rPr>
        <w:t>1</w:t>
      </w:r>
      <w:r w:rsidR="00930A6A">
        <w:rPr>
          <w:rFonts w:ascii="Cambria" w:hAnsi="Cambria" w:cs="Calibri"/>
          <w:sz w:val="22"/>
        </w:rPr>
        <w:t xml:space="preserve">6 </w:t>
      </w:r>
      <w:r w:rsidRPr="00527AAB">
        <w:rPr>
          <w:rFonts w:ascii="Cambria" w:hAnsi="Cambria" w:cs="Calibri"/>
          <w:sz w:val="22"/>
        </w:rPr>
        <w:t>and FY</w:t>
      </w:r>
      <w:r w:rsidR="00A4579A" w:rsidRPr="00527AAB">
        <w:rPr>
          <w:rFonts w:ascii="Cambria" w:hAnsi="Cambria" w:cs="Calibri"/>
          <w:sz w:val="22"/>
        </w:rPr>
        <w:t xml:space="preserve"> 20</w:t>
      </w:r>
      <w:r w:rsidR="00D57633" w:rsidRPr="00527AAB">
        <w:rPr>
          <w:rFonts w:ascii="Cambria" w:hAnsi="Cambria" w:cs="Calibri"/>
          <w:sz w:val="22"/>
        </w:rPr>
        <w:t>2</w:t>
      </w:r>
      <w:r w:rsidR="00527AAB" w:rsidRPr="00527AAB">
        <w:rPr>
          <w:rFonts w:ascii="Cambria" w:hAnsi="Cambria" w:cs="Calibri"/>
          <w:sz w:val="22"/>
        </w:rPr>
        <w:t>1</w:t>
      </w:r>
      <w:r w:rsidR="00442CBD" w:rsidRPr="00527AAB">
        <w:rPr>
          <w:rFonts w:ascii="Cambria" w:hAnsi="Cambria" w:cs="Calibri"/>
          <w:sz w:val="22"/>
        </w:rPr>
        <w:t xml:space="preserve"> Period 11</w:t>
      </w:r>
      <w:r w:rsidRPr="00527AAB">
        <w:rPr>
          <w:rFonts w:ascii="Cambria" w:hAnsi="Cambria" w:cs="Calibri"/>
          <w:sz w:val="22"/>
        </w:rPr>
        <w:t>.  This data</w:t>
      </w:r>
      <w:r w:rsidR="00DF642C" w:rsidRPr="00637435">
        <w:rPr>
          <w:rFonts w:ascii="Cambria" w:hAnsi="Cambria" w:cs="Calibri"/>
          <w:sz w:val="22"/>
        </w:rPr>
        <w:t>,</w:t>
      </w:r>
      <w:r w:rsidRPr="00637435">
        <w:rPr>
          <w:rFonts w:ascii="Cambria" w:hAnsi="Cambria" w:cs="Calibri"/>
          <w:sz w:val="22"/>
        </w:rPr>
        <w:t xml:space="preserve"> along with information regarding new or expiring awards, </w:t>
      </w:r>
      <w:r w:rsidR="00DF642C" w:rsidRPr="00637435">
        <w:rPr>
          <w:rFonts w:ascii="Cambria" w:hAnsi="Cambria" w:cs="Calibri"/>
          <w:sz w:val="22"/>
        </w:rPr>
        <w:t>is</w:t>
      </w:r>
      <w:r w:rsidR="00C00A07" w:rsidRPr="00637435">
        <w:rPr>
          <w:rFonts w:ascii="Cambria" w:hAnsi="Cambria" w:cs="Calibri"/>
          <w:sz w:val="22"/>
        </w:rPr>
        <w:t xml:space="preserve"> used for the FY 20</w:t>
      </w:r>
      <w:r w:rsidR="008A49A5" w:rsidRPr="00637435">
        <w:rPr>
          <w:rFonts w:ascii="Cambria" w:hAnsi="Cambria" w:cs="Calibri"/>
          <w:sz w:val="22"/>
        </w:rPr>
        <w:t>2</w:t>
      </w:r>
      <w:r w:rsidR="005A747E">
        <w:rPr>
          <w:rFonts w:ascii="Cambria" w:hAnsi="Cambria" w:cs="Calibri"/>
          <w:sz w:val="22"/>
        </w:rPr>
        <w:t>2</w:t>
      </w:r>
      <w:r w:rsidR="00C00A07" w:rsidRPr="00637435">
        <w:rPr>
          <w:rFonts w:ascii="Cambria" w:hAnsi="Cambria" w:cs="Calibri"/>
          <w:sz w:val="22"/>
        </w:rPr>
        <w:t xml:space="preserve"> forecast</w:t>
      </w:r>
      <w:r w:rsidRPr="00637435">
        <w:rPr>
          <w:rFonts w:ascii="Cambria" w:hAnsi="Cambria" w:cs="Calibri"/>
          <w:sz w:val="22"/>
        </w:rPr>
        <w:t>.</w:t>
      </w:r>
      <w:r w:rsidRPr="009E470B">
        <w:rPr>
          <w:rFonts w:ascii="Cambria" w:hAnsi="Cambria" w:cs="Calibri"/>
          <w:sz w:val="22"/>
        </w:rPr>
        <w:t xml:space="preserve">  The Budget Office </w:t>
      </w:r>
      <w:r w:rsidR="00FD272D" w:rsidRPr="009E470B">
        <w:rPr>
          <w:rFonts w:ascii="Cambria" w:hAnsi="Cambria" w:cs="Calibri"/>
          <w:sz w:val="22"/>
        </w:rPr>
        <w:t xml:space="preserve">will </w:t>
      </w:r>
      <w:r w:rsidRPr="009E470B">
        <w:rPr>
          <w:rFonts w:ascii="Cambria" w:hAnsi="Cambria" w:cs="Calibri"/>
          <w:sz w:val="22"/>
        </w:rPr>
        <w:t>update the Budget Development system with th</w:t>
      </w:r>
      <w:r w:rsidR="00D57633">
        <w:rPr>
          <w:rFonts w:ascii="Cambria" w:hAnsi="Cambria" w:cs="Calibri"/>
          <w:sz w:val="22"/>
        </w:rPr>
        <w:t>e proposed budgets for FY2</w:t>
      </w:r>
      <w:r w:rsidR="005A747E">
        <w:rPr>
          <w:rFonts w:ascii="Cambria" w:hAnsi="Cambria" w:cs="Calibri"/>
          <w:sz w:val="22"/>
        </w:rPr>
        <w:t>2</w:t>
      </w:r>
      <w:r w:rsidR="00D57633">
        <w:rPr>
          <w:rFonts w:ascii="Cambria" w:hAnsi="Cambria" w:cs="Calibri"/>
          <w:sz w:val="22"/>
        </w:rPr>
        <w:t>.  U</w:t>
      </w:r>
      <w:r w:rsidRPr="009E470B">
        <w:rPr>
          <w:rFonts w:ascii="Cambria" w:hAnsi="Cambria" w:cs="Calibri"/>
          <w:sz w:val="22"/>
        </w:rPr>
        <w:t xml:space="preserve">nits should not make any changes to the </w:t>
      </w:r>
      <w:r w:rsidR="00D57633">
        <w:rPr>
          <w:rFonts w:ascii="Cambria" w:hAnsi="Cambria" w:cs="Calibri"/>
          <w:sz w:val="22"/>
        </w:rPr>
        <w:t xml:space="preserve">budgeted </w:t>
      </w:r>
      <w:r w:rsidRPr="009E470B">
        <w:rPr>
          <w:rFonts w:ascii="Cambria" w:hAnsi="Cambria" w:cs="Calibri"/>
          <w:sz w:val="22"/>
        </w:rPr>
        <w:t>ICR amounts.  This also applies to areas receiving fixed allocations of ICR such as the Library, Administrative Services, etc. as those amounts are not directly tied to annual F&amp;A earnings.</w:t>
      </w:r>
    </w:p>
    <w:p w14:paraId="11BA6540" w14:textId="7D1FB85E" w:rsidR="009E470B" w:rsidRDefault="00F234C9" w:rsidP="001878C8">
      <w:pPr>
        <w:pStyle w:val="ListParagraph"/>
        <w:numPr>
          <w:ilvl w:val="2"/>
          <w:numId w:val="12"/>
        </w:numPr>
        <w:ind w:left="1440"/>
        <w:jc w:val="both"/>
        <w:outlineLvl w:val="0"/>
        <w:rPr>
          <w:rFonts w:ascii="Cambria" w:hAnsi="Cambria" w:cs="Calibri"/>
          <w:sz w:val="22"/>
        </w:rPr>
      </w:pPr>
      <w:r w:rsidRPr="009E470B">
        <w:rPr>
          <w:rFonts w:ascii="Cambria" w:hAnsi="Cambria" w:cs="Calibri"/>
          <w:sz w:val="22"/>
        </w:rPr>
        <w:t>ICR revenue is distributed automatically on a daily basi</w:t>
      </w:r>
      <w:r w:rsidR="006C6E43" w:rsidRPr="009E470B">
        <w:rPr>
          <w:rFonts w:ascii="Cambria" w:hAnsi="Cambria" w:cs="Calibri"/>
          <w:sz w:val="22"/>
        </w:rPr>
        <w:t xml:space="preserve">s throughout the fiscal year. </w:t>
      </w:r>
      <w:r w:rsidR="002C6390" w:rsidRPr="009E470B">
        <w:rPr>
          <w:rFonts w:ascii="Cambria" w:hAnsi="Cambria" w:cs="Calibri"/>
          <w:sz w:val="22"/>
        </w:rPr>
        <w:t xml:space="preserve">Colleges </w:t>
      </w:r>
      <w:r w:rsidR="00FD272D" w:rsidRPr="009E470B">
        <w:rPr>
          <w:rFonts w:ascii="Cambria" w:hAnsi="Cambria" w:cs="Calibri"/>
          <w:sz w:val="22"/>
        </w:rPr>
        <w:t xml:space="preserve">generally </w:t>
      </w:r>
      <w:r w:rsidR="002C6390" w:rsidRPr="009E470B">
        <w:rPr>
          <w:rFonts w:ascii="Cambria" w:hAnsi="Cambria" w:cs="Calibri"/>
          <w:sz w:val="22"/>
        </w:rPr>
        <w:t>receive 47.5% of ICR earnings based on the appointment of the primary Principal Investigator (PI)</w:t>
      </w:r>
      <w:r w:rsidRPr="009E470B">
        <w:rPr>
          <w:rFonts w:ascii="Cambria" w:hAnsi="Cambria" w:cs="Calibri"/>
          <w:sz w:val="22"/>
        </w:rPr>
        <w:t xml:space="preserve"> or as otherwise prescribed on the Proposal Approval Form (PAF) </w:t>
      </w:r>
      <w:r w:rsidR="00B300BE">
        <w:rPr>
          <w:rFonts w:ascii="Cambria" w:hAnsi="Cambria" w:cs="Calibri"/>
          <w:sz w:val="22"/>
        </w:rPr>
        <w:t xml:space="preserve">that is </w:t>
      </w:r>
      <w:r w:rsidRPr="009E470B">
        <w:rPr>
          <w:rFonts w:ascii="Cambria" w:hAnsi="Cambria" w:cs="Calibri"/>
          <w:sz w:val="22"/>
        </w:rPr>
        <w:t>executed for each sponsored project</w:t>
      </w:r>
      <w:r w:rsidR="002C6390" w:rsidRPr="009E470B">
        <w:rPr>
          <w:rFonts w:ascii="Cambria" w:hAnsi="Cambria" w:cs="Calibri"/>
          <w:sz w:val="22"/>
        </w:rPr>
        <w:t>.</w:t>
      </w:r>
    </w:p>
    <w:p w14:paraId="405E761D" w14:textId="295C547A" w:rsidR="00D57633" w:rsidRDefault="002C6390" w:rsidP="001878C8">
      <w:pPr>
        <w:pStyle w:val="ListParagraph"/>
        <w:numPr>
          <w:ilvl w:val="2"/>
          <w:numId w:val="12"/>
        </w:numPr>
        <w:ind w:left="1440"/>
        <w:jc w:val="both"/>
        <w:outlineLvl w:val="0"/>
        <w:rPr>
          <w:rFonts w:ascii="Cambria" w:hAnsi="Cambria" w:cs="Calibri"/>
          <w:sz w:val="22"/>
        </w:rPr>
      </w:pPr>
      <w:r w:rsidRPr="009E470B">
        <w:rPr>
          <w:rFonts w:ascii="Cambria" w:hAnsi="Cambria" w:cs="Calibri"/>
          <w:sz w:val="22"/>
        </w:rPr>
        <w:t xml:space="preserve">ICR expenditure budgets are adjusted at year-end to reflect actual earnings so units are not </w:t>
      </w:r>
      <w:r w:rsidR="00036C66" w:rsidRPr="009E470B">
        <w:rPr>
          <w:rFonts w:ascii="Cambria" w:hAnsi="Cambria" w:cs="Calibri"/>
          <w:sz w:val="22"/>
        </w:rPr>
        <w:t>impact</w:t>
      </w:r>
      <w:r w:rsidRPr="009E470B">
        <w:rPr>
          <w:rFonts w:ascii="Cambria" w:hAnsi="Cambria" w:cs="Calibri"/>
          <w:sz w:val="22"/>
        </w:rPr>
        <w:t>ed by variances between the initial budgets and results.</w:t>
      </w:r>
      <w:r w:rsidR="00E72C43" w:rsidRPr="009E470B">
        <w:rPr>
          <w:rFonts w:ascii="Cambria" w:hAnsi="Cambria" w:cs="Calibri"/>
          <w:sz w:val="22"/>
        </w:rPr>
        <w:t xml:space="preserve">  </w:t>
      </w:r>
      <w:r w:rsidR="00D57633">
        <w:rPr>
          <w:rFonts w:ascii="Cambria" w:hAnsi="Cambria" w:cs="Calibri"/>
          <w:sz w:val="22"/>
        </w:rPr>
        <w:t xml:space="preserve"> </w:t>
      </w:r>
      <w:bookmarkStart w:id="10" w:name="_Toc359939673"/>
    </w:p>
    <w:bookmarkEnd w:id="10"/>
    <w:p w14:paraId="01B7EC2E" w14:textId="1F5465C9" w:rsidR="004E4717" w:rsidRPr="004E4717" w:rsidRDefault="004E4717" w:rsidP="00ED65A3">
      <w:pPr>
        <w:jc w:val="both"/>
        <w:outlineLvl w:val="0"/>
        <w:rPr>
          <w:rFonts w:ascii="Cambria" w:hAnsi="Cambria" w:cs="Calibri"/>
          <w:sz w:val="22"/>
        </w:rPr>
      </w:pPr>
    </w:p>
    <w:p w14:paraId="7BCDB021" w14:textId="6A7453E6" w:rsidR="001B5055" w:rsidRPr="00D57633" w:rsidRDefault="00036C66" w:rsidP="001878C8">
      <w:pPr>
        <w:pStyle w:val="ListParagraph"/>
        <w:numPr>
          <w:ilvl w:val="0"/>
          <w:numId w:val="10"/>
        </w:numPr>
        <w:ind w:left="1080"/>
        <w:rPr>
          <w:rFonts w:ascii="Cambria" w:hAnsi="Cambria" w:cs="Calibri"/>
          <w:sz w:val="22"/>
        </w:rPr>
      </w:pPr>
      <w:r w:rsidRPr="00D57633">
        <w:rPr>
          <w:rFonts w:ascii="Cambria" w:hAnsi="Cambria" w:cs="Calibri"/>
          <w:b/>
          <w:sz w:val="22"/>
        </w:rPr>
        <w:t>Administrative Allowance and Royalty budgets.</w:t>
      </w:r>
      <w:r w:rsidR="001172BF" w:rsidRPr="00D57633">
        <w:rPr>
          <w:rFonts w:ascii="Cambria" w:hAnsi="Cambria" w:cs="Calibri"/>
          <w:i/>
          <w:iCs/>
          <w:sz w:val="22"/>
          <w:highlight w:val="yellow"/>
        </w:rPr>
        <w:t xml:space="preserve"> </w:t>
      </w:r>
    </w:p>
    <w:p w14:paraId="4162E5C6" w14:textId="44E7B137" w:rsidR="009E470B" w:rsidRDefault="004822E8" w:rsidP="00ED65A3">
      <w:pPr>
        <w:pStyle w:val="ListParagraph"/>
        <w:numPr>
          <w:ilvl w:val="1"/>
          <w:numId w:val="1"/>
        </w:numPr>
        <w:ind w:left="1440"/>
        <w:jc w:val="both"/>
        <w:rPr>
          <w:rFonts w:ascii="Cambria" w:hAnsi="Cambria" w:cs="Calibri"/>
          <w:sz w:val="22"/>
        </w:rPr>
      </w:pPr>
      <w:r w:rsidRPr="006C6E43">
        <w:rPr>
          <w:rFonts w:ascii="Cambria" w:hAnsi="Cambria" w:cs="Calibri"/>
          <w:sz w:val="22"/>
        </w:rPr>
        <w:t xml:space="preserve">Administrative allowances are assessments on </w:t>
      </w:r>
      <w:r w:rsidR="00D57633">
        <w:rPr>
          <w:rFonts w:ascii="Cambria" w:hAnsi="Cambria" w:cs="Calibri"/>
          <w:sz w:val="22"/>
        </w:rPr>
        <w:t xml:space="preserve">auxiliary, </w:t>
      </w:r>
      <w:r w:rsidRPr="006C6E43">
        <w:rPr>
          <w:rFonts w:ascii="Cambria" w:hAnsi="Cambria" w:cs="Calibri"/>
          <w:sz w:val="22"/>
        </w:rPr>
        <w:t>self-support</w:t>
      </w:r>
      <w:r w:rsidR="001172BF" w:rsidRPr="006C6E43">
        <w:rPr>
          <w:rFonts w:ascii="Cambria" w:hAnsi="Cambria" w:cs="Calibri"/>
          <w:sz w:val="22"/>
        </w:rPr>
        <w:t>ing and MSP f</w:t>
      </w:r>
      <w:r w:rsidRPr="006C6E43">
        <w:rPr>
          <w:rFonts w:ascii="Cambria" w:hAnsi="Cambria" w:cs="Calibri"/>
          <w:sz w:val="22"/>
        </w:rPr>
        <w:t xml:space="preserve">unds to </w:t>
      </w:r>
      <w:r w:rsidR="00D57633">
        <w:rPr>
          <w:rFonts w:ascii="Cambria" w:hAnsi="Cambria" w:cs="Calibri"/>
          <w:sz w:val="22"/>
        </w:rPr>
        <w:t>re</w:t>
      </w:r>
      <w:r w:rsidRPr="006C6E43">
        <w:rPr>
          <w:rFonts w:ascii="Cambria" w:hAnsi="Cambria" w:cs="Calibri"/>
          <w:sz w:val="22"/>
        </w:rPr>
        <w:t xml:space="preserve">cover overhead costs.  </w:t>
      </w:r>
      <w:r w:rsidR="001172BF" w:rsidRPr="006C6E43">
        <w:rPr>
          <w:rFonts w:ascii="Cambria" w:hAnsi="Cambria" w:cs="Calibri"/>
          <w:sz w:val="22"/>
        </w:rPr>
        <w:t xml:space="preserve">The </w:t>
      </w:r>
      <w:r w:rsidR="00FD272D">
        <w:rPr>
          <w:rFonts w:ascii="Cambria" w:hAnsi="Cambria" w:cs="Calibri"/>
          <w:sz w:val="22"/>
        </w:rPr>
        <w:t xml:space="preserve">University </w:t>
      </w:r>
      <w:r w:rsidR="001172BF" w:rsidRPr="006C6E43">
        <w:rPr>
          <w:rFonts w:ascii="Cambria" w:hAnsi="Cambria" w:cs="Calibri"/>
          <w:sz w:val="22"/>
        </w:rPr>
        <w:t xml:space="preserve">assessment </w:t>
      </w:r>
      <w:r w:rsidR="00D57633">
        <w:rPr>
          <w:rFonts w:ascii="Cambria" w:hAnsi="Cambria" w:cs="Calibri"/>
          <w:sz w:val="22"/>
        </w:rPr>
        <w:t>on</w:t>
      </w:r>
      <w:r w:rsidR="001172BF" w:rsidRPr="006C6E43">
        <w:rPr>
          <w:rFonts w:ascii="Cambria" w:hAnsi="Cambria" w:cs="Calibri"/>
          <w:sz w:val="22"/>
        </w:rPr>
        <w:t xml:space="preserve"> au</w:t>
      </w:r>
      <w:r w:rsidR="00540362" w:rsidRPr="006C6E43">
        <w:rPr>
          <w:rFonts w:ascii="Cambria" w:hAnsi="Cambria" w:cs="Calibri"/>
          <w:sz w:val="22"/>
        </w:rPr>
        <w:t xml:space="preserve">xiliary self-supporting </w:t>
      </w:r>
      <w:r w:rsidR="001172BF" w:rsidRPr="006C6E43">
        <w:rPr>
          <w:rFonts w:ascii="Cambria" w:hAnsi="Cambria" w:cs="Calibri"/>
          <w:sz w:val="22"/>
        </w:rPr>
        <w:t>funds is</w:t>
      </w:r>
      <w:r w:rsidR="00E72C43">
        <w:rPr>
          <w:rFonts w:ascii="Cambria" w:hAnsi="Cambria" w:cs="Calibri"/>
          <w:sz w:val="22"/>
        </w:rPr>
        <w:t xml:space="preserve"> currently established</w:t>
      </w:r>
      <w:r w:rsidR="001172BF" w:rsidRPr="006C6E43">
        <w:rPr>
          <w:rFonts w:ascii="Cambria" w:hAnsi="Cambria" w:cs="Calibri"/>
          <w:sz w:val="22"/>
        </w:rPr>
        <w:t xml:space="preserve"> at the rate of 3.16</w:t>
      </w:r>
      <w:r w:rsidR="00856505" w:rsidRPr="006C6E43">
        <w:rPr>
          <w:rFonts w:ascii="Cambria" w:hAnsi="Cambria" w:cs="Calibri"/>
          <w:sz w:val="22"/>
        </w:rPr>
        <w:t>%</w:t>
      </w:r>
      <w:r w:rsidR="001172BF" w:rsidRPr="006C6E43">
        <w:rPr>
          <w:rFonts w:ascii="Cambria" w:hAnsi="Cambria" w:cs="Calibri"/>
          <w:sz w:val="22"/>
        </w:rPr>
        <w:t xml:space="preserve">.  </w:t>
      </w:r>
    </w:p>
    <w:p w14:paraId="78CAF50A" w14:textId="77777777" w:rsidR="009E470B" w:rsidRDefault="009E470B" w:rsidP="00ED65A3">
      <w:pPr>
        <w:pStyle w:val="ListParagraph"/>
        <w:ind w:left="1440"/>
        <w:jc w:val="both"/>
        <w:rPr>
          <w:rFonts w:ascii="Cambria" w:hAnsi="Cambria" w:cs="Calibri"/>
          <w:sz w:val="22"/>
        </w:rPr>
      </w:pPr>
    </w:p>
    <w:p w14:paraId="18AF4639" w14:textId="170E57AC" w:rsidR="00D57633" w:rsidRPr="009B4156" w:rsidRDefault="00540362" w:rsidP="00ED65A3">
      <w:pPr>
        <w:pStyle w:val="ListParagraph"/>
        <w:numPr>
          <w:ilvl w:val="1"/>
          <w:numId w:val="1"/>
        </w:numPr>
        <w:ind w:left="1440"/>
        <w:jc w:val="both"/>
        <w:rPr>
          <w:rFonts w:ascii="Cambria" w:hAnsi="Cambria" w:cs="Calibri"/>
          <w:sz w:val="22"/>
        </w:rPr>
      </w:pPr>
      <w:r w:rsidRPr="009E470B">
        <w:rPr>
          <w:rFonts w:ascii="Cambria" w:hAnsi="Cambria" w:cs="Calibri"/>
          <w:sz w:val="22"/>
        </w:rPr>
        <w:t>There are two administrative allowance assessments</w:t>
      </w:r>
      <w:r w:rsidR="00637435">
        <w:rPr>
          <w:rFonts w:ascii="Cambria" w:hAnsi="Cambria" w:cs="Calibri"/>
          <w:sz w:val="22"/>
        </w:rPr>
        <w:t xml:space="preserve"> made by UIC</w:t>
      </w:r>
      <w:r w:rsidRPr="009E470B">
        <w:rPr>
          <w:rFonts w:ascii="Cambria" w:hAnsi="Cambria" w:cs="Calibri"/>
          <w:sz w:val="22"/>
        </w:rPr>
        <w:t xml:space="preserve"> on MSP funds</w:t>
      </w:r>
      <w:r w:rsidR="00D57633">
        <w:rPr>
          <w:rFonts w:ascii="Cambria" w:hAnsi="Cambria" w:cs="Calibri"/>
          <w:sz w:val="22"/>
        </w:rPr>
        <w:t>:</w:t>
      </w:r>
      <w:r w:rsidRPr="009E470B">
        <w:rPr>
          <w:rFonts w:ascii="Cambria" w:hAnsi="Cambria" w:cs="Calibri"/>
          <w:sz w:val="22"/>
        </w:rPr>
        <w:t xml:space="preserve">  </w:t>
      </w:r>
    </w:p>
    <w:p w14:paraId="0B7BC2BF" w14:textId="2C5122D7" w:rsidR="00D57633" w:rsidRPr="00D57633" w:rsidRDefault="00D57633" w:rsidP="001878C8">
      <w:pPr>
        <w:pStyle w:val="ListParagraph"/>
        <w:numPr>
          <w:ilvl w:val="0"/>
          <w:numId w:val="11"/>
        </w:numPr>
        <w:ind w:left="1800"/>
        <w:jc w:val="both"/>
        <w:rPr>
          <w:rFonts w:ascii="Cambria" w:hAnsi="Cambria" w:cs="Calibri"/>
          <w:sz w:val="22"/>
        </w:rPr>
      </w:pPr>
      <w:r w:rsidRPr="00D57633">
        <w:rPr>
          <w:rFonts w:ascii="Cambria" w:hAnsi="Cambria" w:cs="Calibri"/>
          <w:sz w:val="22"/>
        </w:rPr>
        <w:t>A</w:t>
      </w:r>
      <w:r w:rsidR="00540362" w:rsidRPr="00D57633">
        <w:rPr>
          <w:rFonts w:ascii="Cambria" w:hAnsi="Cambria" w:cs="Calibri"/>
          <w:sz w:val="22"/>
        </w:rPr>
        <w:t xml:space="preserve"> rate of 0.2</w:t>
      </w:r>
      <w:r w:rsidR="00FD272D" w:rsidRPr="00D57633">
        <w:rPr>
          <w:rFonts w:ascii="Cambria" w:hAnsi="Cambria" w:cs="Calibri"/>
          <w:sz w:val="22"/>
        </w:rPr>
        <w:t>2</w:t>
      </w:r>
      <w:r w:rsidR="00540362" w:rsidRPr="00D57633">
        <w:rPr>
          <w:rFonts w:ascii="Cambria" w:hAnsi="Cambria" w:cs="Calibri"/>
          <w:sz w:val="22"/>
        </w:rPr>
        <w:t xml:space="preserve">% </w:t>
      </w:r>
      <w:r w:rsidRPr="00D57633">
        <w:rPr>
          <w:rFonts w:ascii="Cambria" w:hAnsi="Cambria" w:cs="Calibri"/>
          <w:sz w:val="22"/>
        </w:rPr>
        <w:t>is assessed to</w:t>
      </w:r>
      <w:r w:rsidR="00540362" w:rsidRPr="00D57633">
        <w:rPr>
          <w:rFonts w:ascii="Cambria" w:hAnsi="Cambria" w:cs="Calibri"/>
          <w:sz w:val="22"/>
        </w:rPr>
        <w:t xml:space="preserve"> fund </w:t>
      </w:r>
      <w:r w:rsidR="000B7150" w:rsidRPr="00D57633">
        <w:rPr>
          <w:rFonts w:ascii="Cambria" w:hAnsi="Cambria" w:cs="Calibri"/>
          <w:sz w:val="22"/>
        </w:rPr>
        <w:t>debt service on the College of Medicine Research Building</w:t>
      </w:r>
      <w:r w:rsidR="00540362" w:rsidRPr="00D57633">
        <w:rPr>
          <w:rFonts w:ascii="Cambria" w:hAnsi="Cambria" w:cs="Calibri"/>
          <w:sz w:val="22"/>
        </w:rPr>
        <w:t xml:space="preserve">.  </w:t>
      </w:r>
      <w:r w:rsidR="00FD272D" w:rsidRPr="00D57633">
        <w:rPr>
          <w:rFonts w:ascii="Cambria" w:hAnsi="Cambria" w:cs="Calibri"/>
          <w:sz w:val="22"/>
        </w:rPr>
        <w:t xml:space="preserve">The MSP debt service assessment is capped at the amount of the actual annual payment and any excess funds collected are returned during year-end, on a pro-rata basis to the units originally assessed.  </w:t>
      </w:r>
    </w:p>
    <w:p w14:paraId="0259C042" w14:textId="2E0E5B07" w:rsidR="00540362" w:rsidRPr="00D57633" w:rsidRDefault="00D57633" w:rsidP="001878C8">
      <w:pPr>
        <w:pStyle w:val="ListParagraph"/>
        <w:numPr>
          <w:ilvl w:val="0"/>
          <w:numId w:val="11"/>
        </w:numPr>
        <w:ind w:left="1800"/>
        <w:jc w:val="both"/>
        <w:rPr>
          <w:rFonts w:ascii="Cambria" w:hAnsi="Cambria" w:cs="Calibri"/>
          <w:sz w:val="22"/>
        </w:rPr>
      </w:pPr>
      <w:r>
        <w:rPr>
          <w:rFonts w:ascii="Cambria" w:hAnsi="Cambria" w:cs="Calibri"/>
          <w:sz w:val="22"/>
        </w:rPr>
        <w:t>T</w:t>
      </w:r>
      <w:r w:rsidR="00540362" w:rsidRPr="00D57633">
        <w:rPr>
          <w:rFonts w:ascii="Cambria" w:hAnsi="Cambria" w:cs="Calibri"/>
          <w:sz w:val="22"/>
        </w:rPr>
        <w:t xml:space="preserve">he Vice Chancellor for Health Affairs assesses a rate of </w:t>
      </w:r>
      <w:r w:rsidR="00CC1E40">
        <w:rPr>
          <w:rFonts w:ascii="Cambria" w:hAnsi="Cambria" w:cs="Calibri"/>
          <w:sz w:val="22"/>
        </w:rPr>
        <w:t>1.6</w:t>
      </w:r>
      <w:r w:rsidR="00540362" w:rsidRPr="00D57633">
        <w:rPr>
          <w:rFonts w:ascii="Cambria" w:hAnsi="Cambria" w:cs="Calibri"/>
          <w:sz w:val="22"/>
        </w:rPr>
        <w:t xml:space="preserve">% to fund VCHA support for MSP operations.   The VCHA administrative allowance is capped at $3,000,000 and any excess funds collected are returned during year-end, on a pro-rata basis to the units originally assessed.  </w:t>
      </w:r>
      <w:r w:rsidR="00CC1E40">
        <w:rPr>
          <w:rFonts w:ascii="Cambria" w:hAnsi="Cambria" w:cs="Calibri"/>
          <w:sz w:val="22"/>
        </w:rPr>
        <w:t xml:space="preserve">If less than $3,000,000 is collected, additional true-up expenses will be posted on a pro-rata basis to bring the assessment total up to the defined minimum.  </w:t>
      </w:r>
      <w:r w:rsidR="00540362" w:rsidRPr="00D57633">
        <w:rPr>
          <w:rFonts w:ascii="Cambria" w:hAnsi="Cambria" w:cs="Calibri"/>
          <w:sz w:val="22"/>
        </w:rPr>
        <w:t>These budgets are established in Budget Development at the beginning of the fiscal year and adjusted based on actual earnings during the year-end closeout process.</w:t>
      </w:r>
    </w:p>
    <w:p w14:paraId="79E44329" w14:textId="77777777" w:rsidR="008C2D3D" w:rsidRPr="00E9764A" w:rsidRDefault="008C2D3D" w:rsidP="00ED65A3">
      <w:pPr>
        <w:pStyle w:val="ListParagraph"/>
        <w:ind w:left="1080"/>
        <w:jc w:val="both"/>
        <w:rPr>
          <w:rFonts w:ascii="Cambria" w:hAnsi="Cambria" w:cs="Calibri"/>
          <w:sz w:val="22"/>
        </w:rPr>
      </w:pPr>
    </w:p>
    <w:p w14:paraId="16446BC5" w14:textId="6DCC7B92" w:rsidR="00540362" w:rsidRDefault="004822E8" w:rsidP="00ED65A3">
      <w:pPr>
        <w:pStyle w:val="ListParagraph"/>
        <w:numPr>
          <w:ilvl w:val="1"/>
          <w:numId w:val="1"/>
        </w:numPr>
        <w:ind w:left="1080"/>
        <w:rPr>
          <w:rFonts w:ascii="Cambria" w:hAnsi="Cambria" w:cs="Calibri"/>
          <w:sz w:val="22"/>
        </w:rPr>
      </w:pPr>
      <w:r w:rsidRPr="00540362">
        <w:rPr>
          <w:rFonts w:ascii="Cambria" w:hAnsi="Cambria" w:cs="Calibri"/>
          <w:sz w:val="22"/>
        </w:rPr>
        <w:t xml:space="preserve">Royalties are paid for licenses on technology transfer when the </w:t>
      </w:r>
      <w:r w:rsidR="00B8121A" w:rsidRPr="00540362">
        <w:rPr>
          <w:rFonts w:ascii="Cambria" w:hAnsi="Cambria" w:cs="Calibri"/>
          <w:sz w:val="22"/>
        </w:rPr>
        <w:t>University owns the intellectual property</w:t>
      </w:r>
      <w:r w:rsidRPr="00540362">
        <w:rPr>
          <w:rFonts w:ascii="Cambria" w:hAnsi="Cambria" w:cs="Calibri"/>
          <w:sz w:val="22"/>
        </w:rPr>
        <w:t xml:space="preserve">.  The </w:t>
      </w:r>
      <w:r w:rsidR="00B8121A" w:rsidRPr="00540362">
        <w:rPr>
          <w:rFonts w:ascii="Cambria" w:hAnsi="Cambria" w:cs="Calibri"/>
          <w:sz w:val="22"/>
        </w:rPr>
        <w:t>Chancellor approves the annual budget</w:t>
      </w:r>
      <w:r w:rsidRPr="00540362">
        <w:rPr>
          <w:rFonts w:ascii="Cambria" w:hAnsi="Cambria" w:cs="Calibri"/>
          <w:sz w:val="22"/>
        </w:rPr>
        <w:t xml:space="preserve">.  </w:t>
      </w:r>
      <w:r w:rsidR="00147744" w:rsidRPr="00540362">
        <w:rPr>
          <w:rFonts w:ascii="Cambria" w:hAnsi="Cambria" w:cs="Calibri"/>
          <w:sz w:val="22"/>
        </w:rPr>
        <w:t>Budget and Financial Analysis monitors these funds in conjunction with the Office of Technology Management and adjusts the budget based on actual earnings durin</w:t>
      </w:r>
      <w:r w:rsidR="00540362">
        <w:rPr>
          <w:rFonts w:ascii="Cambria" w:hAnsi="Cambria" w:cs="Calibri"/>
          <w:sz w:val="22"/>
        </w:rPr>
        <w:t>g the year-end closeout process.</w:t>
      </w:r>
      <w:r w:rsidR="00637435">
        <w:rPr>
          <w:rFonts w:ascii="Cambria" w:hAnsi="Cambria" w:cs="Calibri"/>
          <w:sz w:val="22"/>
        </w:rPr>
        <w:t xml:space="preserve">  </w:t>
      </w:r>
    </w:p>
    <w:p w14:paraId="3C4E414C" w14:textId="77777777" w:rsidR="00AE24C7" w:rsidRDefault="00AE24C7" w:rsidP="00ED65A3">
      <w:pPr>
        <w:pStyle w:val="ListParagraph"/>
        <w:rPr>
          <w:rFonts w:ascii="Cambria" w:hAnsi="Cambria" w:cs="Calibri"/>
          <w:sz w:val="22"/>
        </w:rPr>
      </w:pPr>
    </w:p>
    <w:p w14:paraId="7F0DD51B" w14:textId="66B80BDA" w:rsidR="00540362" w:rsidRDefault="00AE24C7" w:rsidP="00ED65A3">
      <w:pPr>
        <w:pStyle w:val="ListParagraph"/>
        <w:ind w:left="1080"/>
        <w:rPr>
          <w:rFonts w:ascii="Cambria" w:hAnsi="Cambria" w:cs="Calibri"/>
          <w:sz w:val="22"/>
        </w:rPr>
      </w:pPr>
      <w:r>
        <w:rPr>
          <w:rFonts w:ascii="Cambria" w:hAnsi="Cambria" w:cs="Calibri"/>
          <w:sz w:val="22"/>
        </w:rPr>
        <w:t xml:space="preserve">Historically, permanent Royalties revenue and expense budgets have been recorded on the System Office ledgers.  Beginning in FY20, those budgets were relocated to UIC ledgers but recorded in central accounts.  </w:t>
      </w:r>
    </w:p>
    <w:p w14:paraId="36D73D2F" w14:textId="77777777" w:rsidR="00AE24C7" w:rsidRDefault="00AE24C7" w:rsidP="00540362">
      <w:pPr>
        <w:pStyle w:val="ListParagraph"/>
        <w:ind w:left="1800"/>
        <w:rPr>
          <w:rFonts w:ascii="Cambria" w:hAnsi="Cambria" w:cs="Calibri"/>
          <w:sz w:val="22"/>
        </w:rPr>
      </w:pPr>
    </w:p>
    <w:p w14:paraId="3175AAE3" w14:textId="5F355616" w:rsidR="00D57633" w:rsidRPr="00AF1883" w:rsidRDefault="00D57633" w:rsidP="001878C8">
      <w:pPr>
        <w:pStyle w:val="ListParagraph"/>
        <w:numPr>
          <w:ilvl w:val="0"/>
          <w:numId w:val="12"/>
        </w:numPr>
        <w:jc w:val="both"/>
        <w:outlineLvl w:val="0"/>
        <w:rPr>
          <w:rFonts w:ascii="Cambria" w:hAnsi="Cambria" w:cs="Calibri"/>
          <w:sz w:val="22"/>
        </w:rPr>
      </w:pPr>
      <w:r w:rsidRPr="00AF1883">
        <w:rPr>
          <w:rFonts w:ascii="Cambria" w:hAnsi="Cambria" w:cs="Calibri"/>
          <w:b/>
          <w:sz w:val="22"/>
        </w:rPr>
        <w:t xml:space="preserve">Tuition Remission </w:t>
      </w:r>
      <w:r w:rsidRPr="00AF1883">
        <w:rPr>
          <w:rFonts w:ascii="Cambria" w:hAnsi="Cambria"/>
          <w:sz w:val="22"/>
        </w:rPr>
        <w:t>is a partial recovery of waived tuition revenue for Research Assistants (RA’s) and Graduate Assistants (GA’s).  75% of the tuition remission revenue is allocated to the college where the student employee is enrolled.    This revenue is not permanently budgeted at the college level.  A percentage of the RA/GA wages are assessed as indicated below.</w:t>
      </w:r>
    </w:p>
    <w:p w14:paraId="0A2999DD" w14:textId="2E4950E1" w:rsidR="00D57633" w:rsidRPr="00221BBA" w:rsidRDefault="00D57633" w:rsidP="001878C8">
      <w:pPr>
        <w:pStyle w:val="ListParagraph"/>
        <w:numPr>
          <w:ilvl w:val="1"/>
          <w:numId w:val="5"/>
        </w:numPr>
        <w:jc w:val="both"/>
        <w:rPr>
          <w:rFonts w:ascii="Cambria" w:hAnsi="Cambria"/>
          <w:color w:val="1F497D"/>
          <w:sz w:val="22"/>
        </w:rPr>
      </w:pPr>
      <w:r w:rsidRPr="00221BBA">
        <w:rPr>
          <w:rFonts w:ascii="Cambria" w:hAnsi="Cambria"/>
          <w:b/>
          <w:sz w:val="22"/>
        </w:rPr>
        <w:t>Sponsored programs.</w:t>
      </w:r>
      <w:r w:rsidRPr="00221BBA">
        <w:rPr>
          <w:rFonts w:ascii="Cambria" w:hAnsi="Cambria"/>
          <w:sz w:val="22"/>
        </w:rPr>
        <w:t xml:space="preserve">  Tuition remission is charged as a direct cost to a sponsored agreement at 42% of </w:t>
      </w:r>
      <w:r>
        <w:rPr>
          <w:rFonts w:ascii="Cambria" w:hAnsi="Cambria"/>
          <w:sz w:val="22"/>
        </w:rPr>
        <w:t>wages applied to the grant.</w:t>
      </w:r>
      <w:r w:rsidRPr="00221BBA">
        <w:rPr>
          <w:rFonts w:ascii="Cambria" w:hAnsi="Cambria"/>
          <w:sz w:val="22"/>
        </w:rPr>
        <w:t xml:space="preserve"> </w:t>
      </w:r>
      <w:r>
        <w:rPr>
          <w:rFonts w:ascii="Cambria" w:hAnsi="Cambria"/>
          <w:sz w:val="22"/>
        </w:rPr>
        <w:t xml:space="preserve"> </w:t>
      </w:r>
      <w:r w:rsidRPr="00221BBA">
        <w:rPr>
          <w:rFonts w:ascii="Cambria" w:hAnsi="Cambria"/>
          <w:sz w:val="22"/>
        </w:rPr>
        <w:t xml:space="preserve">  </w:t>
      </w:r>
      <w:r w:rsidR="006B04D8">
        <w:rPr>
          <w:rFonts w:ascii="Cambria" w:hAnsi="Cambria"/>
          <w:sz w:val="22"/>
        </w:rPr>
        <w:t>For the past several years, d</w:t>
      </w:r>
      <w:r w:rsidRPr="00221BBA">
        <w:rPr>
          <w:rFonts w:ascii="Cambria" w:hAnsi="Cambria"/>
          <w:sz w:val="22"/>
        </w:rPr>
        <w:t xml:space="preserve">istributions </w:t>
      </w:r>
      <w:r w:rsidR="006B04D8">
        <w:rPr>
          <w:rFonts w:ascii="Cambria" w:hAnsi="Cambria"/>
          <w:sz w:val="22"/>
        </w:rPr>
        <w:t>have been</w:t>
      </w:r>
      <w:r>
        <w:rPr>
          <w:rFonts w:ascii="Cambria" w:hAnsi="Cambria"/>
          <w:sz w:val="22"/>
        </w:rPr>
        <w:t xml:space="preserve"> provided as State fund</w:t>
      </w:r>
      <w:r w:rsidR="006B04D8">
        <w:rPr>
          <w:rFonts w:ascii="Cambria" w:hAnsi="Cambria"/>
          <w:sz w:val="22"/>
        </w:rPr>
        <w:t>s</w:t>
      </w:r>
      <w:r>
        <w:rPr>
          <w:rFonts w:ascii="Cambria" w:hAnsi="Cambria"/>
          <w:sz w:val="22"/>
        </w:rPr>
        <w:t xml:space="preserve"> through a swap of indirect cost recovery </w:t>
      </w:r>
      <w:r w:rsidRPr="00221BBA">
        <w:rPr>
          <w:rFonts w:ascii="Cambria" w:hAnsi="Cambria"/>
          <w:sz w:val="22"/>
        </w:rPr>
        <w:t>based on posted expenditures</w:t>
      </w:r>
      <w:r w:rsidR="00152B00">
        <w:rPr>
          <w:rFonts w:ascii="Cambria" w:hAnsi="Cambria"/>
          <w:sz w:val="22"/>
        </w:rPr>
        <w:t xml:space="preserve"> </w:t>
      </w:r>
      <w:r>
        <w:rPr>
          <w:rFonts w:ascii="Cambria" w:hAnsi="Cambria"/>
          <w:sz w:val="22"/>
        </w:rPr>
        <w:t>le</w:t>
      </w:r>
      <w:r w:rsidR="00152B00">
        <w:rPr>
          <w:rFonts w:ascii="Cambria" w:hAnsi="Cambria"/>
          <w:sz w:val="22"/>
        </w:rPr>
        <w:t xml:space="preserve">ss the 25% campus share </w:t>
      </w:r>
      <w:r>
        <w:rPr>
          <w:rFonts w:ascii="Cambria" w:hAnsi="Cambria"/>
          <w:sz w:val="22"/>
        </w:rPr>
        <w:t>retained centrally</w:t>
      </w:r>
      <w:r w:rsidRPr="00221BBA">
        <w:rPr>
          <w:rFonts w:ascii="Cambria" w:hAnsi="Cambria"/>
          <w:sz w:val="22"/>
        </w:rPr>
        <w:t>.</w:t>
      </w:r>
      <w:r w:rsidR="00C45C23">
        <w:rPr>
          <w:rFonts w:ascii="Cambria" w:hAnsi="Cambria"/>
          <w:sz w:val="22"/>
        </w:rPr>
        <w:t xml:space="preserve">  Given the number of uncertainties in FY21, we may revert to the prior practice of distributing </w:t>
      </w:r>
      <w:r w:rsidR="00934CBD">
        <w:rPr>
          <w:rFonts w:ascii="Cambria" w:hAnsi="Cambria"/>
          <w:sz w:val="22"/>
        </w:rPr>
        <w:t xml:space="preserve">tuition remission as </w:t>
      </w:r>
      <w:r w:rsidR="00C45C23">
        <w:rPr>
          <w:rFonts w:ascii="Cambria" w:hAnsi="Cambria"/>
          <w:sz w:val="22"/>
        </w:rPr>
        <w:t xml:space="preserve">indirect cost recovery </w:t>
      </w:r>
      <w:r w:rsidR="00934CBD">
        <w:rPr>
          <w:rFonts w:ascii="Cambria" w:hAnsi="Cambria"/>
          <w:sz w:val="22"/>
        </w:rPr>
        <w:t>funding</w:t>
      </w:r>
      <w:r w:rsidR="00A43F6D">
        <w:rPr>
          <w:rFonts w:ascii="Cambria" w:hAnsi="Cambria"/>
          <w:sz w:val="22"/>
        </w:rPr>
        <w:t xml:space="preserve"> (the fund where it is recognized/earned</w:t>
      </w:r>
      <w:r w:rsidR="00C45C23">
        <w:rPr>
          <w:rFonts w:ascii="Cambria" w:hAnsi="Cambria"/>
          <w:sz w:val="22"/>
        </w:rPr>
        <w:t>.</w:t>
      </w:r>
      <w:r w:rsidR="00A43F6D">
        <w:rPr>
          <w:rFonts w:ascii="Cambria" w:hAnsi="Cambria"/>
          <w:sz w:val="22"/>
        </w:rPr>
        <w:t>)</w:t>
      </w:r>
      <w:r w:rsidR="006B04D8">
        <w:rPr>
          <w:rFonts w:ascii="Cambria" w:hAnsi="Cambria"/>
          <w:sz w:val="22"/>
        </w:rPr>
        <w:t xml:space="preserve">  This will be decided later in the fiscal year.</w:t>
      </w:r>
    </w:p>
    <w:p w14:paraId="79006D20" w14:textId="67FA8F74" w:rsidR="00D57633" w:rsidRPr="00221BBA" w:rsidRDefault="00D57633" w:rsidP="001878C8">
      <w:pPr>
        <w:pStyle w:val="ListParagraph"/>
        <w:numPr>
          <w:ilvl w:val="1"/>
          <w:numId w:val="5"/>
        </w:numPr>
        <w:jc w:val="both"/>
        <w:rPr>
          <w:rFonts w:ascii="Cambria" w:hAnsi="Cambria"/>
          <w:color w:val="1F497D"/>
          <w:sz w:val="22"/>
        </w:rPr>
      </w:pPr>
      <w:r w:rsidRPr="00221BBA">
        <w:rPr>
          <w:rFonts w:ascii="Cambria" w:hAnsi="Cambria"/>
          <w:b/>
          <w:sz w:val="22"/>
        </w:rPr>
        <w:t xml:space="preserve">University departments </w:t>
      </w:r>
      <w:r w:rsidRPr="00221BBA">
        <w:rPr>
          <w:rFonts w:ascii="Cambria" w:hAnsi="Cambria"/>
          <w:sz w:val="22"/>
        </w:rPr>
        <w:t xml:space="preserve">that employ GA’s </w:t>
      </w:r>
      <w:r w:rsidR="00152B00">
        <w:rPr>
          <w:rFonts w:ascii="Cambria" w:hAnsi="Cambria"/>
          <w:sz w:val="22"/>
        </w:rPr>
        <w:t xml:space="preserve">with tuition waivers </w:t>
      </w:r>
      <w:r w:rsidRPr="00221BBA">
        <w:rPr>
          <w:rFonts w:ascii="Cambria" w:hAnsi="Cambria"/>
          <w:sz w:val="22"/>
        </w:rPr>
        <w:t xml:space="preserve">are assessed at 21% of the </w:t>
      </w:r>
      <w:r w:rsidR="00152B00">
        <w:rPr>
          <w:rFonts w:ascii="Cambria" w:hAnsi="Cambria"/>
          <w:sz w:val="22"/>
        </w:rPr>
        <w:t>wages paid</w:t>
      </w:r>
      <w:r w:rsidRPr="00221BBA">
        <w:rPr>
          <w:rFonts w:ascii="Cambria" w:hAnsi="Cambria"/>
          <w:sz w:val="22"/>
        </w:rPr>
        <w:t xml:space="preserve">.  </w:t>
      </w:r>
      <w:r>
        <w:rPr>
          <w:rFonts w:ascii="Cambria" w:hAnsi="Cambria"/>
          <w:sz w:val="22"/>
        </w:rPr>
        <w:t xml:space="preserve"> </w:t>
      </w:r>
      <w:r w:rsidRPr="00221BBA">
        <w:rPr>
          <w:rFonts w:ascii="Cambria" w:hAnsi="Cambria"/>
          <w:sz w:val="22"/>
        </w:rPr>
        <w:t>A distribution for this remission is provided to the colleges during the tuition reconciliation process at fiscal year-end</w:t>
      </w:r>
      <w:r w:rsidR="00152B00">
        <w:rPr>
          <w:rFonts w:ascii="Cambria" w:hAnsi="Cambria"/>
          <w:sz w:val="22"/>
        </w:rPr>
        <w:t xml:space="preserve"> </w:t>
      </w:r>
      <w:r>
        <w:rPr>
          <w:rFonts w:ascii="Cambria" w:hAnsi="Cambria"/>
          <w:sz w:val="22"/>
        </w:rPr>
        <w:t>less the 25% campus share that is retained centrally</w:t>
      </w:r>
      <w:r w:rsidRPr="00221BBA">
        <w:rPr>
          <w:rFonts w:ascii="Cambria" w:hAnsi="Cambria"/>
          <w:sz w:val="22"/>
        </w:rPr>
        <w:t>.</w:t>
      </w:r>
    </w:p>
    <w:p w14:paraId="20676D85" w14:textId="657D3F13" w:rsidR="00D57633" w:rsidRPr="00227C5F" w:rsidRDefault="00D57633" w:rsidP="001878C8">
      <w:pPr>
        <w:pStyle w:val="ListParagraph"/>
        <w:numPr>
          <w:ilvl w:val="1"/>
          <w:numId w:val="5"/>
        </w:numPr>
        <w:jc w:val="both"/>
        <w:rPr>
          <w:rFonts w:ascii="Cambria" w:hAnsi="Cambria"/>
          <w:color w:val="1F497D"/>
          <w:sz w:val="22"/>
        </w:rPr>
      </w:pPr>
      <w:r w:rsidRPr="00221BBA">
        <w:rPr>
          <w:rFonts w:ascii="Cambria" w:hAnsi="Cambria"/>
          <w:b/>
          <w:sz w:val="22"/>
        </w:rPr>
        <w:t xml:space="preserve">If a TA is hired outside of the college of enrollment, </w:t>
      </w:r>
      <w:r w:rsidRPr="00255586">
        <w:rPr>
          <w:rFonts w:ascii="Cambria" w:hAnsi="Cambria"/>
          <w:sz w:val="22"/>
        </w:rPr>
        <w:t xml:space="preserve">the </w:t>
      </w:r>
      <w:r w:rsidRPr="00221BBA">
        <w:rPr>
          <w:rFonts w:ascii="Cambria" w:hAnsi="Cambria"/>
          <w:sz w:val="22"/>
        </w:rPr>
        <w:t>same re</w:t>
      </w:r>
      <w:r>
        <w:rPr>
          <w:rFonts w:ascii="Cambria" w:hAnsi="Cambria"/>
          <w:sz w:val="22"/>
        </w:rPr>
        <w:t xml:space="preserve">mission rate as indicated in </w:t>
      </w:r>
      <w:r w:rsidR="0030461F" w:rsidRPr="0030461F">
        <w:rPr>
          <w:rFonts w:ascii="Cambria" w:hAnsi="Cambria"/>
          <w:sz w:val="22"/>
        </w:rPr>
        <w:t xml:space="preserve">Section </w:t>
      </w:r>
      <w:r w:rsidR="0030461F" w:rsidRPr="00B300BE">
        <w:rPr>
          <w:rFonts w:ascii="Cambria" w:hAnsi="Cambria"/>
          <w:sz w:val="22"/>
        </w:rPr>
        <w:t>1</w:t>
      </w:r>
      <w:r w:rsidR="00B300BE" w:rsidRPr="00B300BE">
        <w:rPr>
          <w:rFonts w:ascii="Cambria" w:hAnsi="Cambria"/>
          <w:sz w:val="22"/>
        </w:rPr>
        <w:t>.</w:t>
      </w:r>
      <w:r w:rsidR="0030461F" w:rsidRPr="00B300BE">
        <w:rPr>
          <w:rFonts w:ascii="Cambria" w:hAnsi="Cambria"/>
          <w:sz w:val="22"/>
        </w:rPr>
        <w:t xml:space="preserve"> III. E2</w:t>
      </w:r>
      <w:r w:rsidRPr="00221BBA">
        <w:rPr>
          <w:rFonts w:ascii="Cambria" w:hAnsi="Cambria"/>
          <w:color w:val="1F497D"/>
          <w:sz w:val="22"/>
        </w:rPr>
        <w:t xml:space="preserve"> </w:t>
      </w:r>
      <w:r w:rsidR="00152B00">
        <w:rPr>
          <w:rFonts w:ascii="Cambria" w:hAnsi="Cambria"/>
          <w:sz w:val="22"/>
        </w:rPr>
        <w:t xml:space="preserve">will </w:t>
      </w:r>
      <w:r w:rsidRPr="00221BBA">
        <w:rPr>
          <w:rFonts w:ascii="Cambria" w:hAnsi="Cambria"/>
          <w:sz w:val="22"/>
        </w:rPr>
        <w:t xml:space="preserve">apply.  Such arrangements </w:t>
      </w:r>
      <w:r w:rsidR="00152B00">
        <w:rPr>
          <w:rFonts w:ascii="Cambria" w:hAnsi="Cambria"/>
          <w:sz w:val="22"/>
        </w:rPr>
        <w:t>must be</w:t>
      </w:r>
      <w:r w:rsidRPr="00221BBA">
        <w:rPr>
          <w:rFonts w:ascii="Cambria" w:hAnsi="Cambria"/>
          <w:sz w:val="22"/>
        </w:rPr>
        <w:t xml:space="preserve"> directly </w:t>
      </w:r>
      <w:r w:rsidR="00152B00">
        <w:rPr>
          <w:rFonts w:ascii="Cambria" w:hAnsi="Cambria"/>
          <w:sz w:val="22"/>
        </w:rPr>
        <w:t>agreed upon</w:t>
      </w:r>
      <w:r w:rsidRPr="00221BBA">
        <w:rPr>
          <w:rFonts w:ascii="Cambria" w:hAnsi="Cambria"/>
          <w:sz w:val="22"/>
        </w:rPr>
        <w:t xml:space="preserve"> </w:t>
      </w:r>
      <w:r w:rsidR="00152B00">
        <w:rPr>
          <w:rFonts w:ascii="Cambria" w:hAnsi="Cambria"/>
          <w:sz w:val="22"/>
        </w:rPr>
        <w:t xml:space="preserve">in advance </w:t>
      </w:r>
      <w:r w:rsidRPr="00221BBA">
        <w:rPr>
          <w:rFonts w:ascii="Cambria" w:hAnsi="Cambria"/>
          <w:sz w:val="22"/>
        </w:rPr>
        <w:t xml:space="preserve">between </w:t>
      </w:r>
      <w:r w:rsidR="00152B00">
        <w:rPr>
          <w:rFonts w:ascii="Cambria" w:hAnsi="Cambria"/>
          <w:sz w:val="22"/>
        </w:rPr>
        <w:t xml:space="preserve">the two </w:t>
      </w:r>
      <w:r w:rsidRPr="00221BBA">
        <w:rPr>
          <w:rFonts w:ascii="Cambria" w:hAnsi="Cambria"/>
          <w:sz w:val="22"/>
        </w:rPr>
        <w:t>colleges.</w:t>
      </w:r>
      <w:r w:rsidR="00151922">
        <w:rPr>
          <w:rFonts w:ascii="Cambria" w:hAnsi="Cambria"/>
          <w:sz w:val="22"/>
        </w:rPr>
        <w:t xml:space="preserve"> </w:t>
      </w:r>
    </w:p>
    <w:p w14:paraId="7D924746" w14:textId="448B38C8" w:rsidR="00D57633" w:rsidRPr="00105BBE" w:rsidRDefault="00D57633" w:rsidP="00105BBE">
      <w:pPr>
        <w:rPr>
          <w:rFonts w:ascii="Cambria" w:hAnsi="Cambria" w:cs="Calibri"/>
          <w:sz w:val="22"/>
        </w:rPr>
      </w:pPr>
    </w:p>
    <w:p w14:paraId="322F93B9" w14:textId="06679126" w:rsidR="004E2DE3" w:rsidRPr="00A43F6D" w:rsidRDefault="004E2DE3" w:rsidP="001878C8">
      <w:pPr>
        <w:pStyle w:val="ListParagraph"/>
        <w:numPr>
          <w:ilvl w:val="0"/>
          <w:numId w:val="12"/>
        </w:numPr>
        <w:rPr>
          <w:rFonts w:ascii="Cambria" w:hAnsi="Cambria" w:cs="Calibri"/>
          <w:b/>
          <w:sz w:val="22"/>
        </w:rPr>
      </w:pPr>
      <w:r w:rsidRPr="004E2DE3">
        <w:rPr>
          <w:rFonts w:ascii="Cambria" w:hAnsi="Cambria" w:cs="Calibri"/>
          <w:b/>
          <w:sz w:val="22"/>
        </w:rPr>
        <w:t>FY 202</w:t>
      </w:r>
      <w:r w:rsidR="00B300BE">
        <w:rPr>
          <w:rFonts w:ascii="Cambria" w:hAnsi="Cambria" w:cs="Calibri"/>
          <w:b/>
          <w:sz w:val="22"/>
        </w:rPr>
        <w:t>2</w:t>
      </w:r>
      <w:r w:rsidRPr="004E2DE3">
        <w:rPr>
          <w:rFonts w:ascii="Cambria" w:hAnsi="Cambria" w:cs="Calibri"/>
          <w:b/>
          <w:sz w:val="22"/>
        </w:rPr>
        <w:t xml:space="preserve"> Fringe Benefit Rates</w:t>
      </w:r>
    </w:p>
    <w:p w14:paraId="79583607" w14:textId="1419385B" w:rsidR="004E2DE3" w:rsidRPr="004E2DE3" w:rsidRDefault="004E2DE3" w:rsidP="00A43F6D">
      <w:pPr>
        <w:shd w:val="clear" w:color="auto" w:fill="FFFFFF"/>
        <w:spacing w:before="100" w:beforeAutospacing="1" w:after="100" w:afterAutospacing="1"/>
        <w:ind w:left="360"/>
        <w:rPr>
          <w:rFonts w:ascii="Cambria" w:hAnsi="Cambria" w:cs="Helvetica"/>
          <w:color w:val="000000"/>
          <w:sz w:val="22"/>
          <w:szCs w:val="22"/>
        </w:rPr>
      </w:pPr>
      <w:r w:rsidRPr="004E2DE3">
        <w:rPr>
          <w:rFonts w:ascii="Cambria" w:hAnsi="Cambria" w:cs="Helvetica"/>
          <w:color w:val="000000"/>
          <w:sz w:val="22"/>
          <w:szCs w:val="22"/>
        </w:rPr>
        <w:t xml:space="preserve">Fringe benefits include employer contributions for social security, employee insurance, workers compensation, etc. </w:t>
      </w:r>
      <w:r>
        <w:rPr>
          <w:rFonts w:ascii="Cambria" w:hAnsi="Cambria" w:cs="Helvetica"/>
          <w:color w:val="000000"/>
          <w:sz w:val="22"/>
          <w:szCs w:val="22"/>
        </w:rPr>
        <w:t xml:space="preserve"> Each university</w:t>
      </w:r>
      <w:r w:rsidRPr="004E2DE3">
        <w:rPr>
          <w:rFonts w:ascii="Cambria" w:hAnsi="Cambria" w:cs="Helvetica"/>
          <w:color w:val="000000"/>
          <w:sz w:val="22"/>
          <w:szCs w:val="22"/>
        </w:rPr>
        <w:t xml:space="preserve"> calculate</w:t>
      </w:r>
      <w:r>
        <w:rPr>
          <w:rFonts w:ascii="Cambria" w:hAnsi="Cambria" w:cs="Helvetica"/>
          <w:color w:val="000000"/>
          <w:sz w:val="22"/>
          <w:szCs w:val="22"/>
        </w:rPr>
        <w:t>s</w:t>
      </w:r>
      <w:r w:rsidRPr="004E2DE3">
        <w:rPr>
          <w:rFonts w:ascii="Cambria" w:hAnsi="Cambria" w:cs="Helvetica"/>
          <w:color w:val="000000"/>
          <w:sz w:val="22"/>
          <w:szCs w:val="22"/>
        </w:rPr>
        <w:t xml:space="preserve"> fringe benefit rates </w:t>
      </w:r>
      <w:r w:rsidR="006E47A0">
        <w:rPr>
          <w:rFonts w:ascii="Cambria" w:hAnsi="Cambria" w:cs="Helvetica"/>
          <w:color w:val="000000"/>
          <w:sz w:val="22"/>
          <w:szCs w:val="22"/>
        </w:rPr>
        <w:t>that are</w:t>
      </w:r>
      <w:r w:rsidRPr="004E2DE3">
        <w:rPr>
          <w:rFonts w:ascii="Cambria" w:hAnsi="Cambria" w:cs="Helvetica"/>
          <w:color w:val="000000"/>
          <w:sz w:val="22"/>
          <w:szCs w:val="22"/>
        </w:rPr>
        <w:t xml:space="preserve"> charged to sponsored project agreements</w:t>
      </w:r>
      <w:r w:rsidR="00C45C23">
        <w:rPr>
          <w:rFonts w:ascii="Cambria" w:hAnsi="Cambria" w:cs="Helvetica"/>
          <w:color w:val="000000"/>
          <w:sz w:val="22"/>
          <w:szCs w:val="22"/>
        </w:rPr>
        <w:t xml:space="preserve"> and other assessed funds</w:t>
      </w:r>
      <w:r w:rsidRPr="004E2DE3">
        <w:rPr>
          <w:rFonts w:ascii="Cambria" w:hAnsi="Cambria" w:cs="Helvetica"/>
          <w:color w:val="000000"/>
          <w:sz w:val="22"/>
          <w:szCs w:val="22"/>
        </w:rPr>
        <w:t xml:space="preserve"> </w:t>
      </w:r>
      <w:r w:rsidR="00C45C23">
        <w:rPr>
          <w:rFonts w:ascii="Cambria" w:hAnsi="Cambria" w:cs="Helvetica"/>
          <w:color w:val="000000"/>
          <w:sz w:val="22"/>
          <w:szCs w:val="22"/>
        </w:rPr>
        <w:t>(such as Indirect Cost Recovery, etc.</w:t>
      </w:r>
      <w:r w:rsidR="00934CBD">
        <w:rPr>
          <w:rStyle w:val="FootnoteReference"/>
          <w:rFonts w:ascii="Cambria" w:hAnsi="Cambria" w:cs="Helvetica"/>
          <w:color w:val="000000"/>
          <w:sz w:val="22"/>
          <w:szCs w:val="22"/>
        </w:rPr>
        <w:footnoteReference w:id="4"/>
      </w:r>
      <w:r w:rsidR="00C45C23">
        <w:rPr>
          <w:rFonts w:ascii="Cambria" w:hAnsi="Cambria" w:cs="Helvetica"/>
          <w:color w:val="000000"/>
          <w:sz w:val="22"/>
          <w:szCs w:val="22"/>
        </w:rPr>
        <w:t xml:space="preserve">) </w:t>
      </w:r>
      <w:r w:rsidRPr="004E2DE3">
        <w:rPr>
          <w:rFonts w:ascii="Cambria" w:hAnsi="Cambria" w:cs="Helvetica"/>
          <w:color w:val="000000"/>
          <w:sz w:val="22"/>
          <w:szCs w:val="22"/>
        </w:rPr>
        <w:t xml:space="preserve">so that each </w:t>
      </w:r>
      <w:r w:rsidR="00C45C23">
        <w:rPr>
          <w:rFonts w:ascii="Cambria" w:hAnsi="Cambria" w:cs="Helvetica"/>
          <w:color w:val="000000"/>
          <w:sz w:val="22"/>
          <w:szCs w:val="22"/>
        </w:rPr>
        <w:t>account</w:t>
      </w:r>
      <w:r w:rsidRPr="004E2DE3">
        <w:rPr>
          <w:rFonts w:ascii="Cambria" w:hAnsi="Cambria" w:cs="Helvetica"/>
          <w:color w:val="000000"/>
          <w:sz w:val="22"/>
          <w:szCs w:val="22"/>
        </w:rPr>
        <w:t xml:space="preserve"> pays its fair share of these support costs. </w:t>
      </w:r>
      <w:r w:rsidR="006E47A0">
        <w:rPr>
          <w:rFonts w:ascii="Cambria" w:hAnsi="Cambria" w:cs="Helvetica"/>
          <w:color w:val="000000"/>
          <w:sz w:val="22"/>
          <w:szCs w:val="22"/>
        </w:rPr>
        <w:t xml:space="preserve"> F</w:t>
      </w:r>
      <w:r w:rsidRPr="004E2DE3">
        <w:rPr>
          <w:rFonts w:ascii="Cambria" w:hAnsi="Cambria" w:cs="Helvetica"/>
          <w:color w:val="000000"/>
          <w:sz w:val="22"/>
          <w:szCs w:val="22"/>
        </w:rPr>
        <w:t>ringe benefit costs</w:t>
      </w:r>
      <w:r w:rsidR="006E47A0">
        <w:rPr>
          <w:rFonts w:ascii="Cambria" w:hAnsi="Cambria" w:cs="Helvetica"/>
          <w:color w:val="000000"/>
          <w:sz w:val="22"/>
          <w:szCs w:val="22"/>
        </w:rPr>
        <w:t xml:space="preserve"> are</w:t>
      </w:r>
      <w:r w:rsidRPr="004E2DE3">
        <w:rPr>
          <w:rFonts w:ascii="Cambria" w:hAnsi="Cambria" w:cs="Helvetica"/>
          <w:color w:val="000000"/>
          <w:sz w:val="22"/>
          <w:szCs w:val="22"/>
        </w:rPr>
        <w:t xml:space="preserve"> expressed as a percentage of total salaries</w:t>
      </w:r>
      <w:r w:rsidR="006E47A0">
        <w:rPr>
          <w:rFonts w:ascii="Cambria" w:hAnsi="Cambria" w:cs="Helvetica"/>
          <w:color w:val="000000"/>
          <w:sz w:val="22"/>
          <w:szCs w:val="22"/>
        </w:rPr>
        <w:t xml:space="preserve"> and UIC’s benefit rate is based on </w:t>
      </w:r>
      <w:r w:rsidRPr="004E2DE3">
        <w:rPr>
          <w:rFonts w:ascii="Cambria" w:hAnsi="Cambria" w:cs="Helvetica"/>
          <w:color w:val="000000"/>
          <w:sz w:val="22"/>
          <w:szCs w:val="22"/>
        </w:rPr>
        <w:t>multiple rate components as follows:</w:t>
      </w:r>
    </w:p>
    <w:p w14:paraId="481DABA5" w14:textId="77777777"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t>         </w:t>
      </w:r>
      <w:r w:rsidRPr="004E2DE3">
        <w:rPr>
          <w:rFonts w:ascii="Cambria" w:hAnsi="Cambria" w:cs="Helvetica"/>
          <w:color w:val="000000"/>
          <w:sz w:val="22"/>
          <w:szCs w:val="22"/>
        </w:rPr>
        <w:t>Employee health, life, and dental;</w:t>
      </w:r>
    </w:p>
    <w:p w14:paraId="354EB195" w14:textId="77777777"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t>         </w:t>
      </w:r>
      <w:r w:rsidRPr="004E2DE3">
        <w:rPr>
          <w:rFonts w:ascii="Cambria" w:hAnsi="Cambria" w:cs="Helvetica"/>
          <w:color w:val="000000"/>
          <w:sz w:val="22"/>
          <w:szCs w:val="22"/>
        </w:rPr>
        <w:t>Graduate assistant health, dental, and vision;</w:t>
      </w:r>
    </w:p>
    <w:p w14:paraId="26FF7666" w14:textId="77777777"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t>         </w:t>
      </w:r>
      <w:r w:rsidRPr="004E2DE3">
        <w:rPr>
          <w:rFonts w:ascii="Cambria" w:hAnsi="Cambria" w:cs="Helvetica"/>
          <w:color w:val="000000"/>
          <w:sz w:val="22"/>
          <w:szCs w:val="22"/>
        </w:rPr>
        <w:t>Termination vacation and sick;</w:t>
      </w:r>
    </w:p>
    <w:p w14:paraId="316DF5A8" w14:textId="5226A21D"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t>         </w:t>
      </w:r>
      <w:r w:rsidRPr="004E2DE3">
        <w:rPr>
          <w:rFonts w:ascii="Cambria" w:hAnsi="Cambria" w:cs="Helvetica"/>
          <w:color w:val="000000"/>
          <w:sz w:val="22"/>
          <w:szCs w:val="22"/>
        </w:rPr>
        <w:t>Workers compensation;</w:t>
      </w:r>
    </w:p>
    <w:p w14:paraId="6275F643" w14:textId="77777777"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t>         </w:t>
      </w:r>
      <w:r w:rsidRPr="004E2DE3">
        <w:rPr>
          <w:rFonts w:ascii="Cambria" w:hAnsi="Cambria" w:cs="Helvetica"/>
          <w:color w:val="000000"/>
          <w:sz w:val="22"/>
          <w:szCs w:val="22"/>
        </w:rPr>
        <w:t>Retirement;</w:t>
      </w:r>
    </w:p>
    <w:p w14:paraId="480E29A8" w14:textId="4F11F611" w:rsidR="004E2DE3" w:rsidRPr="004E2DE3" w:rsidRDefault="004E2DE3" w:rsidP="001878C8">
      <w:pPr>
        <w:numPr>
          <w:ilvl w:val="0"/>
          <w:numId w:val="14"/>
        </w:numPr>
        <w:shd w:val="clear" w:color="auto" w:fill="FFFFFF"/>
        <w:tabs>
          <w:tab w:val="clear" w:pos="720"/>
          <w:tab w:val="num" w:pos="1080"/>
        </w:tabs>
        <w:spacing w:before="100" w:beforeAutospacing="1" w:after="100" w:afterAutospacing="1"/>
        <w:ind w:left="1555"/>
        <w:rPr>
          <w:rFonts w:ascii="Cambria" w:hAnsi="Cambria" w:cs="Helvetica"/>
          <w:color w:val="000000"/>
          <w:sz w:val="22"/>
          <w:szCs w:val="22"/>
        </w:rPr>
      </w:pPr>
      <w:r w:rsidRPr="004E2DE3">
        <w:rPr>
          <w:rFonts w:ascii="Cambria" w:hAnsi="Cambria" w:cs="Times New Roman"/>
          <w:color w:val="000000"/>
          <w:sz w:val="22"/>
          <w:szCs w:val="22"/>
        </w:rPr>
        <w:lastRenderedPageBreak/>
        <w:t>         </w:t>
      </w:r>
      <w:r w:rsidRPr="004E2DE3">
        <w:rPr>
          <w:rFonts w:ascii="Cambria" w:hAnsi="Cambria" w:cs="Helvetica"/>
          <w:color w:val="000000"/>
          <w:sz w:val="22"/>
          <w:szCs w:val="22"/>
        </w:rPr>
        <w:t>OASDI</w:t>
      </w:r>
      <w:r w:rsidR="006E47A0">
        <w:rPr>
          <w:rStyle w:val="FootnoteReference"/>
          <w:rFonts w:ascii="Cambria" w:hAnsi="Cambria" w:cs="Helvetica"/>
          <w:color w:val="000000"/>
          <w:sz w:val="22"/>
          <w:szCs w:val="22"/>
        </w:rPr>
        <w:footnoteReference w:id="5"/>
      </w:r>
      <w:r w:rsidR="006E47A0">
        <w:rPr>
          <w:rFonts w:ascii="Cambria" w:hAnsi="Cambria" w:cs="Helvetica"/>
          <w:color w:val="000000"/>
          <w:sz w:val="22"/>
          <w:szCs w:val="22"/>
        </w:rPr>
        <w:t xml:space="preserve"> (</w:t>
      </w:r>
      <w:r w:rsidR="006E47A0">
        <w:rPr>
          <w:rFonts w:ascii="Segoe UI" w:hAnsi="Segoe UI" w:cs="Segoe UI"/>
          <w:color w:val="1C1D20"/>
          <w:shd w:val="clear" w:color="auto" w:fill="FFFFFF"/>
        </w:rPr>
        <w:t>6.2%)</w:t>
      </w:r>
      <w:r w:rsidR="006E47A0">
        <w:rPr>
          <w:rFonts w:ascii="Cambria" w:hAnsi="Cambria" w:cs="Helvetica"/>
          <w:color w:val="000000"/>
          <w:sz w:val="22"/>
          <w:szCs w:val="22"/>
        </w:rPr>
        <w:t xml:space="preserve"> and Medicare (1.45%). </w:t>
      </w:r>
    </w:p>
    <w:p w14:paraId="3F37D27F" w14:textId="6B054228" w:rsidR="006E47A0" w:rsidRPr="00B300BE" w:rsidRDefault="006B04D8" w:rsidP="00B300BE">
      <w:pPr>
        <w:shd w:val="clear" w:color="auto" w:fill="FFFFFF"/>
        <w:spacing w:before="48" w:after="120"/>
        <w:ind w:left="720"/>
        <w:rPr>
          <w:rFonts w:ascii="Cambria" w:hAnsi="Cambria" w:cs="Helvetica"/>
          <w:bCs/>
          <w:color w:val="000000"/>
          <w:sz w:val="23"/>
          <w:szCs w:val="23"/>
        </w:rPr>
      </w:pPr>
      <w:r>
        <w:rPr>
          <w:rFonts w:ascii="Cambria" w:hAnsi="Cambria" w:cs="Helvetica"/>
          <w:color w:val="000000"/>
          <w:sz w:val="22"/>
          <w:szCs w:val="22"/>
        </w:rPr>
        <w:t>UIC</w:t>
      </w:r>
      <w:r w:rsidR="004E2DE3" w:rsidRPr="004E2DE3">
        <w:rPr>
          <w:rFonts w:ascii="Cambria" w:hAnsi="Cambria" w:cs="Helvetica"/>
          <w:color w:val="000000"/>
          <w:sz w:val="22"/>
          <w:szCs w:val="22"/>
        </w:rPr>
        <w:t xml:space="preserve"> follow</w:t>
      </w:r>
      <w:r>
        <w:rPr>
          <w:rFonts w:ascii="Cambria" w:hAnsi="Cambria" w:cs="Helvetica"/>
          <w:color w:val="000000"/>
          <w:sz w:val="22"/>
          <w:szCs w:val="22"/>
        </w:rPr>
        <w:t>s</w:t>
      </w:r>
      <w:r w:rsidR="004E2DE3" w:rsidRPr="004E2DE3">
        <w:rPr>
          <w:rFonts w:ascii="Cambria" w:hAnsi="Cambria" w:cs="Helvetica"/>
          <w:color w:val="000000"/>
          <w:sz w:val="22"/>
          <w:szCs w:val="22"/>
        </w:rPr>
        <w:t xml:space="preserve"> federal guidelines (Uniform Guidance Title II CFR 200) on </w:t>
      </w:r>
      <w:proofErr w:type="spellStart"/>
      <w:r w:rsidR="004E2DE3" w:rsidRPr="004E2DE3">
        <w:rPr>
          <w:rFonts w:ascii="Cambria" w:hAnsi="Cambria" w:cs="Helvetica"/>
          <w:color w:val="000000"/>
          <w:sz w:val="22"/>
          <w:szCs w:val="22"/>
        </w:rPr>
        <w:t>allowability</w:t>
      </w:r>
      <w:proofErr w:type="spellEnd"/>
      <w:r w:rsidR="004E2DE3" w:rsidRPr="004E2DE3">
        <w:rPr>
          <w:rFonts w:ascii="Cambria" w:hAnsi="Cambria" w:cs="Helvetica"/>
          <w:color w:val="000000"/>
          <w:sz w:val="22"/>
          <w:szCs w:val="22"/>
        </w:rPr>
        <w:t xml:space="preserve"> and proper treatment of these costs. </w:t>
      </w:r>
      <w:r w:rsidR="006E47A0">
        <w:rPr>
          <w:rFonts w:ascii="Cambria" w:hAnsi="Cambria" w:cs="Helvetica"/>
          <w:color w:val="000000"/>
          <w:sz w:val="22"/>
          <w:szCs w:val="22"/>
        </w:rPr>
        <w:t xml:space="preserve"> </w:t>
      </w:r>
      <w:r w:rsidR="006E47A0" w:rsidRPr="006E47A0">
        <w:rPr>
          <w:rFonts w:ascii="Cambria" w:hAnsi="Cambria" w:cs="Helvetica"/>
          <w:bCs/>
          <w:color w:val="000000"/>
          <w:sz w:val="23"/>
          <w:szCs w:val="23"/>
        </w:rPr>
        <w:t>Fringe benefit rates change at the beginning of each fiscal year.</w:t>
      </w:r>
      <w:r w:rsidR="006E47A0" w:rsidRPr="006E47A0">
        <w:rPr>
          <w:rFonts w:ascii="Cambria" w:hAnsi="Cambria" w:cs="Helvetica"/>
          <w:color w:val="000000"/>
          <w:sz w:val="23"/>
          <w:szCs w:val="23"/>
        </w:rPr>
        <w:t> </w:t>
      </w:r>
      <w:r w:rsidR="006E47A0" w:rsidRPr="006E47A0">
        <w:rPr>
          <w:rFonts w:ascii="Cambria" w:hAnsi="Cambria" w:cs="Helvetica"/>
          <w:bCs/>
          <w:color w:val="000000"/>
          <w:sz w:val="23"/>
          <w:szCs w:val="23"/>
        </w:rPr>
        <w:t>The new fiscal year’s fringe benefit rates are not available until the end of July of each new fiscal year.</w:t>
      </w:r>
      <w:r w:rsidR="006E47A0" w:rsidRPr="006E47A0">
        <w:rPr>
          <w:rFonts w:ascii="Cambria" w:hAnsi="Cambria" w:cs="Helvetica"/>
          <w:color w:val="000000"/>
          <w:sz w:val="23"/>
          <w:szCs w:val="23"/>
        </w:rPr>
        <w:t>  This is due to the fact that our rate calculations are based on the previous fiscal year's actual expenditures.</w:t>
      </w:r>
      <w:r w:rsidR="006E47A0">
        <w:rPr>
          <w:rFonts w:ascii="Cambria" w:hAnsi="Cambria" w:cs="Helvetica"/>
          <w:color w:val="000000"/>
          <w:sz w:val="23"/>
          <w:szCs w:val="23"/>
        </w:rPr>
        <w:t xml:space="preserve">  </w:t>
      </w:r>
    </w:p>
    <w:p w14:paraId="5E2CE2AA" w14:textId="555CCBE5" w:rsidR="006E47A0" w:rsidRPr="006E47A0" w:rsidRDefault="006E47A0" w:rsidP="00C13F22">
      <w:pPr>
        <w:shd w:val="clear" w:color="auto" w:fill="FFFFFF"/>
        <w:spacing w:before="48" w:after="120"/>
        <w:ind w:left="720"/>
        <w:rPr>
          <w:rFonts w:ascii="Cambria" w:hAnsi="Cambria" w:cs="Helvetica"/>
          <w:color w:val="000000"/>
          <w:sz w:val="22"/>
          <w:szCs w:val="22"/>
        </w:rPr>
      </w:pPr>
      <w:r w:rsidRPr="006E47A0">
        <w:rPr>
          <w:rFonts w:ascii="Cambria" w:hAnsi="Cambria" w:cs="Helvetica"/>
          <w:color w:val="000000"/>
          <w:sz w:val="22"/>
          <w:szCs w:val="22"/>
        </w:rPr>
        <w:t xml:space="preserve">Fringe Benefit rates are calculated annually by various offices: Government Costing, University Accounting &amp; Financial Reporting, Risk Management, </w:t>
      </w:r>
      <w:r w:rsidR="006B04D8">
        <w:rPr>
          <w:rFonts w:ascii="Cambria" w:hAnsi="Cambria" w:cs="Helvetica"/>
          <w:color w:val="000000"/>
          <w:sz w:val="22"/>
          <w:szCs w:val="22"/>
        </w:rPr>
        <w:t>along with the UIC Budget Office and</w:t>
      </w:r>
      <w:r w:rsidRPr="006E47A0">
        <w:rPr>
          <w:rFonts w:ascii="Cambria" w:hAnsi="Cambria" w:cs="Helvetica"/>
          <w:color w:val="000000"/>
          <w:sz w:val="22"/>
          <w:szCs w:val="22"/>
        </w:rPr>
        <w:t xml:space="preserve"> other</w:t>
      </w:r>
      <w:r w:rsidR="006B04D8">
        <w:rPr>
          <w:rFonts w:ascii="Cambria" w:hAnsi="Cambria" w:cs="Helvetica"/>
          <w:color w:val="000000"/>
          <w:sz w:val="22"/>
          <w:szCs w:val="22"/>
        </w:rPr>
        <w:t xml:space="preserve"> UIC</w:t>
      </w:r>
      <w:r w:rsidRPr="006E47A0">
        <w:rPr>
          <w:rFonts w:ascii="Cambria" w:hAnsi="Cambria" w:cs="Helvetica"/>
          <w:color w:val="000000"/>
          <w:sz w:val="22"/>
          <w:szCs w:val="22"/>
        </w:rPr>
        <w:t xml:space="preserve"> units</w:t>
      </w:r>
      <w:r w:rsidR="006B04D8">
        <w:rPr>
          <w:rFonts w:ascii="Cambria" w:hAnsi="Cambria" w:cs="Helvetica"/>
          <w:color w:val="000000"/>
          <w:sz w:val="22"/>
          <w:szCs w:val="22"/>
        </w:rPr>
        <w:t xml:space="preserve"> as necessary</w:t>
      </w:r>
      <w:r w:rsidRPr="006E47A0">
        <w:rPr>
          <w:rFonts w:ascii="Cambria" w:hAnsi="Cambria" w:cs="Helvetica"/>
          <w:color w:val="000000"/>
          <w:sz w:val="22"/>
          <w:szCs w:val="22"/>
        </w:rPr>
        <w:t>.</w:t>
      </w:r>
      <w:r w:rsidR="00C13F22">
        <w:rPr>
          <w:rFonts w:ascii="Cambria" w:hAnsi="Cambria" w:cs="Helvetica"/>
          <w:color w:val="000000"/>
          <w:sz w:val="22"/>
          <w:szCs w:val="22"/>
        </w:rPr>
        <w:t xml:space="preserve">  </w:t>
      </w:r>
      <w:r w:rsidRPr="006E47A0">
        <w:rPr>
          <w:rFonts w:ascii="Cambria" w:hAnsi="Cambria" w:cs="Helvetica"/>
          <w:color w:val="000000"/>
          <w:sz w:val="22"/>
          <w:szCs w:val="22"/>
        </w:rPr>
        <w:t xml:space="preserve">Once the fringe benefits rate calculations and related reconciliations are performed, </w:t>
      </w:r>
      <w:r w:rsidR="00C13F22">
        <w:rPr>
          <w:rFonts w:ascii="Cambria" w:hAnsi="Cambria" w:cs="Helvetica"/>
          <w:color w:val="000000"/>
          <w:sz w:val="22"/>
          <w:szCs w:val="22"/>
        </w:rPr>
        <w:t>a fringe benefit proposal</w:t>
      </w:r>
      <w:r w:rsidRPr="006E47A0">
        <w:rPr>
          <w:rFonts w:ascii="Cambria" w:hAnsi="Cambria" w:cs="Helvetica"/>
          <w:color w:val="000000"/>
          <w:sz w:val="22"/>
          <w:szCs w:val="22"/>
        </w:rPr>
        <w:t> is submitted to our cognizant federal agency, the Office of Naval Research (ONR) in August for negotiation and approval. </w:t>
      </w:r>
      <w:r w:rsidR="00C13F22">
        <w:rPr>
          <w:rFonts w:ascii="Cambria" w:hAnsi="Cambria" w:cs="Helvetica"/>
          <w:color w:val="000000"/>
          <w:sz w:val="22"/>
          <w:szCs w:val="22"/>
        </w:rPr>
        <w:t xml:space="preserve"> </w:t>
      </w:r>
      <w:r w:rsidRPr="006E47A0">
        <w:rPr>
          <w:rFonts w:ascii="Cambria" w:hAnsi="Cambria" w:cs="Helvetica"/>
          <w:color w:val="000000"/>
          <w:sz w:val="22"/>
          <w:szCs w:val="22"/>
        </w:rPr>
        <w:t xml:space="preserve">ONR </w:t>
      </w:r>
      <w:r w:rsidR="00C13F22">
        <w:rPr>
          <w:rFonts w:ascii="Cambria" w:hAnsi="Cambria" w:cs="Helvetica"/>
          <w:color w:val="000000"/>
          <w:sz w:val="22"/>
          <w:szCs w:val="22"/>
        </w:rPr>
        <w:t>has</w:t>
      </w:r>
      <w:r w:rsidRPr="006E47A0">
        <w:rPr>
          <w:rFonts w:ascii="Cambria" w:hAnsi="Cambria" w:cs="Helvetica"/>
          <w:color w:val="000000"/>
          <w:sz w:val="22"/>
          <w:szCs w:val="22"/>
        </w:rPr>
        <w:t xml:space="preserve"> the Defense </w:t>
      </w:r>
      <w:r w:rsidR="00C13F22">
        <w:rPr>
          <w:rFonts w:ascii="Cambria" w:hAnsi="Cambria" w:cs="Helvetica"/>
          <w:color w:val="000000"/>
          <w:sz w:val="22"/>
          <w:szCs w:val="22"/>
        </w:rPr>
        <w:t xml:space="preserve">Contract Audit Agency (DCAA) </w:t>
      </w:r>
      <w:r w:rsidRPr="006E47A0">
        <w:rPr>
          <w:rFonts w:ascii="Cambria" w:hAnsi="Cambria" w:cs="Helvetica"/>
          <w:color w:val="000000"/>
          <w:sz w:val="22"/>
          <w:szCs w:val="22"/>
        </w:rPr>
        <w:t xml:space="preserve">perform </w:t>
      </w:r>
      <w:r w:rsidR="00C13F22">
        <w:rPr>
          <w:rFonts w:ascii="Cambria" w:hAnsi="Cambria" w:cs="Helvetica"/>
          <w:color w:val="000000"/>
          <w:sz w:val="22"/>
          <w:szCs w:val="22"/>
        </w:rPr>
        <w:t xml:space="preserve">an audit of the rate proposal so the </w:t>
      </w:r>
      <w:r w:rsidRPr="006E47A0">
        <w:rPr>
          <w:rFonts w:ascii="Cambria" w:hAnsi="Cambria" w:cs="Helvetica"/>
          <w:color w:val="000000"/>
          <w:sz w:val="22"/>
          <w:szCs w:val="22"/>
        </w:rPr>
        <w:t>final approval takes many month</w:t>
      </w:r>
      <w:r w:rsidR="00C13F22">
        <w:rPr>
          <w:rFonts w:ascii="Cambria" w:hAnsi="Cambria" w:cs="Helvetica"/>
          <w:color w:val="000000"/>
          <w:sz w:val="22"/>
          <w:szCs w:val="22"/>
        </w:rPr>
        <w:t>s (has</w:t>
      </w:r>
      <w:r w:rsidRPr="006E47A0">
        <w:rPr>
          <w:rFonts w:ascii="Cambria" w:hAnsi="Cambria" w:cs="Helvetica"/>
          <w:color w:val="000000"/>
          <w:sz w:val="22"/>
          <w:szCs w:val="22"/>
        </w:rPr>
        <w:t xml:space="preserve"> be</w:t>
      </w:r>
      <w:r w:rsidR="00C13F22">
        <w:rPr>
          <w:rFonts w:ascii="Cambria" w:hAnsi="Cambria" w:cs="Helvetica"/>
          <w:color w:val="000000"/>
          <w:sz w:val="22"/>
          <w:szCs w:val="22"/>
        </w:rPr>
        <w:t xml:space="preserve">en as late as June of the following </w:t>
      </w:r>
      <w:r w:rsidRPr="006E47A0">
        <w:rPr>
          <w:rFonts w:ascii="Cambria" w:hAnsi="Cambria" w:cs="Helvetica"/>
          <w:color w:val="000000"/>
          <w:sz w:val="22"/>
          <w:szCs w:val="22"/>
        </w:rPr>
        <w:t>year.</w:t>
      </w:r>
      <w:r w:rsidR="00C13F22">
        <w:rPr>
          <w:rFonts w:ascii="Cambria" w:hAnsi="Cambria" w:cs="Helvetica"/>
          <w:color w:val="000000"/>
          <w:sz w:val="22"/>
          <w:szCs w:val="22"/>
        </w:rPr>
        <w:t>)</w:t>
      </w:r>
    </w:p>
    <w:p w14:paraId="14431696" w14:textId="69F6BF67" w:rsidR="00A43F6D" w:rsidRDefault="00C13F22" w:rsidP="00C13F22">
      <w:pPr>
        <w:shd w:val="clear" w:color="auto" w:fill="FFFFFF"/>
        <w:spacing w:before="48" w:after="120"/>
        <w:ind w:left="720"/>
        <w:rPr>
          <w:rFonts w:ascii="Cambria" w:hAnsi="Cambria" w:cs="Helvetica"/>
          <w:color w:val="000000"/>
          <w:sz w:val="22"/>
          <w:szCs w:val="22"/>
        </w:rPr>
      </w:pPr>
      <w:r>
        <w:rPr>
          <w:rFonts w:ascii="Cambria" w:hAnsi="Cambria" w:cs="Helvetica"/>
          <w:color w:val="000000"/>
          <w:sz w:val="22"/>
          <w:szCs w:val="22"/>
        </w:rPr>
        <w:t>Therefore</w:t>
      </w:r>
      <w:r w:rsidR="006E47A0" w:rsidRPr="006E47A0">
        <w:rPr>
          <w:rFonts w:ascii="Cambria" w:hAnsi="Cambria" w:cs="Helvetica"/>
          <w:color w:val="000000"/>
          <w:sz w:val="22"/>
          <w:szCs w:val="22"/>
        </w:rPr>
        <w:t xml:space="preserve">, the rates </w:t>
      </w:r>
      <w:r>
        <w:rPr>
          <w:rFonts w:ascii="Cambria" w:hAnsi="Cambria" w:cs="Helvetica"/>
          <w:color w:val="000000"/>
          <w:sz w:val="22"/>
          <w:szCs w:val="22"/>
        </w:rPr>
        <w:t>are</w:t>
      </w:r>
      <w:r w:rsidR="006E47A0" w:rsidRPr="006E47A0">
        <w:rPr>
          <w:rFonts w:ascii="Cambria" w:hAnsi="Cambria" w:cs="Helvetica"/>
          <w:color w:val="000000"/>
          <w:sz w:val="22"/>
          <w:szCs w:val="22"/>
        </w:rPr>
        <w:t xml:space="preserve"> submitted as provisional until DCAA completes the audit and final approval is obtained from ONR after which time final rates are granted</w:t>
      </w:r>
      <w:r w:rsidR="00670D6F">
        <w:rPr>
          <w:rFonts w:ascii="Cambria" w:hAnsi="Cambria" w:cs="Helvetica"/>
          <w:color w:val="000000"/>
          <w:sz w:val="22"/>
          <w:szCs w:val="22"/>
        </w:rPr>
        <w:t>.</w:t>
      </w:r>
      <w:r w:rsidR="00A43F6D">
        <w:rPr>
          <w:rStyle w:val="FootnoteReference"/>
          <w:rFonts w:ascii="Cambria" w:hAnsi="Cambria" w:cs="Helvetica"/>
          <w:color w:val="000000"/>
          <w:sz w:val="22"/>
          <w:szCs w:val="22"/>
        </w:rPr>
        <w:footnoteReference w:id="6"/>
      </w:r>
      <w:r w:rsidR="00670D6F">
        <w:rPr>
          <w:rFonts w:ascii="Cambria" w:hAnsi="Cambria" w:cs="Helvetica"/>
          <w:color w:val="000000"/>
          <w:sz w:val="22"/>
          <w:szCs w:val="22"/>
        </w:rPr>
        <w:t xml:space="preserve">  </w:t>
      </w:r>
    </w:p>
    <w:p w14:paraId="5F885080" w14:textId="4D0980F7" w:rsidR="00C13F22" w:rsidRPr="0064651D" w:rsidRDefault="00227C5F" w:rsidP="00227C5F">
      <w:pPr>
        <w:shd w:val="clear" w:color="auto" w:fill="FFFFFF"/>
        <w:spacing w:before="48" w:after="120"/>
        <w:ind w:left="720"/>
        <w:rPr>
          <w:rFonts w:ascii="Cambria" w:hAnsi="Cambria" w:cs="Helvetica"/>
          <w:color w:val="000000"/>
          <w:sz w:val="22"/>
          <w:szCs w:val="22"/>
        </w:rPr>
      </w:pPr>
      <w:r w:rsidRPr="0064651D">
        <w:rPr>
          <w:rFonts w:ascii="Cambria" w:hAnsi="Cambria" w:cs="Helvetica"/>
          <w:b/>
          <w:i/>
          <w:sz w:val="22"/>
          <w:szCs w:val="22"/>
        </w:rPr>
        <w:t xml:space="preserve">It is too early to provide any details on </w:t>
      </w:r>
      <w:r w:rsidR="00865D47" w:rsidRPr="0064651D">
        <w:rPr>
          <w:rFonts w:ascii="Cambria" w:hAnsi="Cambria" w:cs="Helvetica"/>
          <w:b/>
          <w:i/>
          <w:sz w:val="22"/>
          <w:szCs w:val="22"/>
        </w:rPr>
        <w:t xml:space="preserve">UIC’s </w:t>
      </w:r>
      <w:r w:rsidR="00670D6F" w:rsidRPr="0064651D">
        <w:rPr>
          <w:rFonts w:ascii="Cambria" w:hAnsi="Cambria" w:cs="Helvetica"/>
          <w:b/>
          <w:i/>
          <w:sz w:val="22"/>
          <w:szCs w:val="22"/>
        </w:rPr>
        <w:t>pro</w:t>
      </w:r>
      <w:r w:rsidRPr="0064651D">
        <w:rPr>
          <w:rFonts w:ascii="Cambria" w:hAnsi="Cambria" w:cs="Helvetica"/>
          <w:b/>
          <w:i/>
          <w:sz w:val="22"/>
          <w:szCs w:val="22"/>
        </w:rPr>
        <w:t xml:space="preserve">visional fringe benefit rates for FY2022.   </w:t>
      </w:r>
      <w:r w:rsidR="0064651D">
        <w:rPr>
          <w:rFonts w:ascii="Cambria" w:hAnsi="Cambria" w:cs="Helvetica"/>
          <w:b/>
          <w:i/>
          <w:sz w:val="22"/>
          <w:szCs w:val="22"/>
        </w:rPr>
        <w:t>This document will be updated as information is received from CMS.</w:t>
      </w:r>
      <w:r w:rsidR="00A02608">
        <w:rPr>
          <w:rFonts w:ascii="Cambria" w:hAnsi="Cambria" w:cs="Helvetica"/>
          <w:b/>
          <w:i/>
          <w:sz w:val="22"/>
          <w:szCs w:val="22"/>
        </w:rPr>
        <w:t xml:space="preserve">  However, we expect the employer paid contributions will increase.</w:t>
      </w:r>
    </w:p>
    <w:p w14:paraId="7C010AE0" w14:textId="77777777" w:rsidR="00680A64" w:rsidRPr="00AB2A72" w:rsidRDefault="00680A64" w:rsidP="00AB2A72">
      <w:pPr>
        <w:rPr>
          <w:rFonts w:ascii="Cambria" w:hAnsi="Cambria" w:cs="Calibri"/>
          <w:sz w:val="22"/>
        </w:rPr>
      </w:pPr>
    </w:p>
    <w:p w14:paraId="7807755B" w14:textId="2A23E102" w:rsidR="00147744" w:rsidRPr="00540362" w:rsidRDefault="00C91817" w:rsidP="001878C8">
      <w:pPr>
        <w:pStyle w:val="ListParagraph"/>
        <w:numPr>
          <w:ilvl w:val="0"/>
          <w:numId w:val="12"/>
        </w:numPr>
        <w:rPr>
          <w:rFonts w:ascii="Cambria" w:hAnsi="Cambria" w:cs="Calibri"/>
          <w:sz w:val="22"/>
        </w:rPr>
      </w:pPr>
      <w:r w:rsidRPr="00540362">
        <w:rPr>
          <w:rFonts w:ascii="Cambria" w:hAnsi="Cambria" w:cs="Calibri"/>
          <w:b/>
          <w:sz w:val="22"/>
        </w:rPr>
        <w:t>Student Fee Budgets</w:t>
      </w:r>
      <w:r w:rsidR="001B5055" w:rsidRPr="00540362">
        <w:rPr>
          <w:rFonts w:ascii="Cambria" w:hAnsi="Cambria" w:cs="Calibri"/>
          <w:b/>
          <w:sz w:val="22"/>
        </w:rPr>
        <w:t xml:space="preserve"> </w:t>
      </w:r>
      <w:r w:rsidR="001B0DC5" w:rsidRPr="00540362">
        <w:rPr>
          <w:rFonts w:ascii="Cambria" w:hAnsi="Cambria" w:cs="Calibri"/>
          <w:i/>
          <w:iCs/>
          <w:sz w:val="22"/>
        </w:rPr>
        <w:t xml:space="preserve"> </w:t>
      </w:r>
    </w:p>
    <w:p w14:paraId="73F2C59E" w14:textId="77777777" w:rsidR="00152B00" w:rsidRDefault="00152B00" w:rsidP="00152B00">
      <w:pPr>
        <w:pStyle w:val="ListParagraph"/>
        <w:ind w:left="1800"/>
        <w:outlineLvl w:val="0"/>
        <w:rPr>
          <w:rFonts w:ascii="Cambria" w:hAnsi="Cambria" w:cs="Calibri"/>
          <w:sz w:val="22"/>
        </w:rPr>
      </w:pPr>
    </w:p>
    <w:p w14:paraId="1A217448" w14:textId="178F087C" w:rsidR="002F1CFD" w:rsidRPr="002F1CFD" w:rsidRDefault="008555B6" w:rsidP="00A43F6D">
      <w:pPr>
        <w:ind w:left="720"/>
        <w:outlineLvl w:val="0"/>
        <w:rPr>
          <w:rFonts w:ascii="Cambria" w:hAnsi="Cambria" w:cs="Calibri"/>
          <w:b/>
          <w:sz w:val="22"/>
        </w:rPr>
      </w:pPr>
      <w:r w:rsidRPr="002F1CFD">
        <w:rPr>
          <w:rFonts w:ascii="Cambria" w:hAnsi="Cambria" w:cs="Calibri"/>
          <w:sz w:val="22"/>
        </w:rPr>
        <w:t>Most s</w:t>
      </w:r>
      <w:r w:rsidR="00C00A07" w:rsidRPr="002F1CFD">
        <w:rPr>
          <w:rFonts w:ascii="Cambria" w:hAnsi="Cambria" w:cs="Calibri"/>
          <w:sz w:val="22"/>
        </w:rPr>
        <w:t>tudent fee</w:t>
      </w:r>
      <w:r w:rsidR="00694A0C" w:rsidRPr="002F1CFD">
        <w:rPr>
          <w:rFonts w:ascii="Cambria" w:hAnsi="Cambria" w:cs="Calibri"/>
          <w:sz w:val="22"/>
        </w:rPr>
        <w:t xml:space="preserve">s </w:t>
      </w:r>
      <w:r w:rsidR="001B0DC5" w:rsidRPr="002F1CFD">
        <w:rPr>
          <w:rFonts w:ascii="Cambria" w:hAnsi="Cambria" w:cs="Calibri"/>
          <w:sz w:val="22"/>
        </w:rPr>
        <w:t xml:space="preserve">are </w:t>
      </w:r>
      <w:r w:rsidR="000D6883" w:rsidRPr="002F1CFD">
        <w:rPr>
          <w:rFonts w:ascii="Cambria" w:hAnsi="Cambria" w:cs="Calibri"/>
          <w:sz w:val="22"/>
        </w:rPr>
        <w:t>treated as</w:t>
      </w:r>
      <w:r w:rsidR="001B0DC5" w:rsidRPr="002F1CFD">
        <w:rPr>
          <w:rFonts w:ascii="Cambria" w:hAnsi="Cambria" w:cs="Calibri"/>
          <w:sz w:val="22"/>
        </w:rPr>
        <w:t xml:space="preserve"> self-support</w:t>
      </w:r>
      <w:r w:rsidR="008A49A5" w:rsidRPr="002F1CFD">
        <w:rPr>
          <w:rFonts w:ascii="Cambria" w:hAnsi="Cambria" w:cs="Calibri"/>
          <w:sz w:val="22"/>
        </w:rPr>
        <w:t>ing/revolving</w:t>
      </w:r>
      <w:r w:rsidR="001B0DC5" w:rsidRPr="002F1CFD">
        <w:rPr>
          <w:rFonts w:ascii="Cambria" w:hAnsi="Cambria" w:cs="Calibri"/>
          <w:sz w:val="22"/>
        </w:rPr>
        <w:t xml:space="preserve"> funds and </w:t>
      </w:r>
      <w:r w:rsidR="00694A0C" w:rsidRPr="002F1CFD">
        <w:rPr>
          <w:rFonts w:ascii="Cambria" w:hAnsi="Cambria" w:cs="Calibri"/>
          <w:sz w:val="22"/>
        </w:rPr>
        <w:t>managed by the Vice Chancellor for Student Affairs</w:t>
      </w:r>
      <w:r w:rsidR="001B0DC5" w:rsidRPr="002F1CFD">
        <w:rPr>
          <w:rFonts w:ascii="Cambria" w:hAnsi="Cambria" w:cs="Calibri"/>
          <w:sz w:val="22"/>
        </w:rPr>
        <w:t>.</w:t>
      </w:r>
      <w:r w:rsidR="00F96608" w:rsidRPr="002F1CFD">
        <w:rPr>
          <w:rFonts w:ascii="Cambria" w:hAnsi="Cambria" w:cs="Calibri"/>
          <w:sz w:val="22"/>
        </w:rPr>
        <w:t xml:space="preserve">   The </w:t>
      </w:r>
      <w:r w:rsidR="000D6883" w:rsidRPr="002F1CFD">
        <w:rPr>
          <w:rFonts w:ascii="Cambria" w:hAnsi="Cambria" w:cs="Calibri"/>
          <w:sz w:val="22"/>
        </w:rPr>
        <w:t xml:space="preserve">current </w:t>
      </w:r>
      <w:r w:rsidR="00F96608" w:rsidRPr="002F1CFD">
        <w:rPr>
          <w:rFonts w:ascii="Cambria" w:hAnsi="Cambria" w:cs="Calibri"/>
          <w:sz w:val="22"/>
        </w:rPr>
        <w:t>allocation model is based on a</w:t>
      </w:r>
      <w:r w:rsidR="000D6883" w:rsidRPr="002F1CFD">
        <w:rPr>
          <w:rFonts w:ascii="Cambria" w:hAnsi="Cambria" w:cs="Calibri"/>
          <w:sz w:val="22"/>
        </w:rPr>
        <w:t xml:space="preserve"> fixed rate per ‘annualized full-time student payer’ projection using prior year act</w:t>
      </w:r>
      <w:r w:rsidR="00E465EB" w:rsidRPr="002F1CFD">
        <w:rPr>
          <w:rFonts w:ascii="Cambria" w:hAnsi="Cambria" w:cs="Calibri"/>
          <w:sz w:val="22"/>
        </w:rPr>
        <w:t xml:space="preserve">ual and projected enrollments. </w:t>
      </w:r>
      <w:r w:rsidR="00152B00" w:rsidRPr="002F1CFD">
        <w:rPr>
          <w:rFonts w:ascii="Cambria" w:hAnsi="Cambria" w:cs="Calibri"/>
          <w:b/>
          <w:sz w:val="22"/>
        </w:rPr>
        <w:t xml:space="preserve">  </w:t>
      </w:r>
      <w:r w:rsidR="00152B00" w:rsidRPr="002F1CFD">
        <w:rPr>
          <w:rFonts w:ascii="Cambria" w:hAnsi="Cambria" w:cs="Calibri"/>
          <w:sz w:val="22"/>
        </w:rPr>
        <w:t>Each</w:t>
      </w:r>
      <w:r w:rsidR="00B8121A" w:rsidRPr="002F1CFD">
        <w:rPr>
          <w:rFonts w:ascii="Cambria" w:hAnsi="Cambria" w:cs="Calibri"/>
          <w:sz w:val="22"/>
        </w:rPr>
        <w:t xml:space="preserve"> fee-funded area </w:t>
      </w:r>
      <w:r w:rsidR="00152B00" w:rsidRPr="002F1CFD">
        <w:rPr>
          <w:rFonts w:ascii="Cambria" w:hAnsi="Cambria" w:cs="Calibri"/>
          <w:sz w:val="22"/>
        </w:rPr>
        <w:t xml:space="preserve">must adjust their spending in relation to changes in enrollment.  </w:t>
      </w:r>
      <w:r w:rsidR="00543698">
        <w:rPr>
          <w:rFonts w:ascii="Cambria" w:hAnsi="Cambria" w:cs="Calibri"/>
          <w:sz w:val="22"/>
        </w:rPr>
        <w:t xml:space="preserve"> Information about UIC fees is found at:</w:t>
      </w:r>
      <w:r w:rsidR="00543698" w:rsidRPr="00543698">
        <w:t xml:space="preserve"> </w:t>
      </w:r>
      <w:hyperlink r:id="rId13" w:anchor="fees" w:history="1">
        <w:r w:rsidR="00543698" w:rsidRPr="00543698">
          <w:rPr>
            <w:rStyle w:val="Hyperlink"/>
            <w:rFonts w:ascii="Cambria" w:hAnsi="Cambria"/>
          </w:rPr>
          <w:t>https://registrar.uic.edu/financial_matters/tuition_explanation.html#fees</w:t>
        </w:r>
      </w:hyperlink>
    </w:p>
    <w:p w14:paraId="42BE14E0" w14:textId="35B87271" w:rsidR="002F1CFD" w:rsidRDefault="00211189" w:rsidP="00A43F6D">
      <w:pPr>
        <w:ind w:left="720"/>
        <w:outlineLvl w:val="0"/>
        <w:rPr>
          <w:rStyle w:val="Hyperlink"/>
          <w:rFonts w:ascii="Cambria" w:hAnsi="Cambria"/>
        </w:rPr>
      </w:pPr>
      <w:hyperlink r:id="rId14" w:history="1">
        <w:r w:rsidR="00543698" w:rsidRPr="00543698">
          <w:rPr>
            <w:rStyle w:val="Hyperlink"/>
            <w:rFonts w:ascii="Cambria" w:hAnsi="Cambria"/>
          </w:rPr>
          <w:t>https://registrar.uic.edu/tuition/undergrad/undergraduate-tuition-fall-2020-spring-2021</w:t>
        </w:r>
      </w:hyperlink>
    </w:p>
    <w:p w14:paraId="3BF5BCE9" w14:textId="368FD6BD" w:rsidR="00301B75" w:rsidRPr="00543698" w:rsidRDefault="00301B75" w:rsidP="00A43F6D">
      <w:pPr>
        <w:outlineLvl w:val="0"/>
        <w:rPr>
          <w:rFonts w:ascii="Cambria" w:hAnsi="Cambria" w:cs="Calibri"/>
          <w:b/>
          <w:sz w:val="22"/>
        </w:rPr>
      </w:pPr>
    </w:p>
    <w:p w14:paraId="03054BA3" w14:textId="47988F4B" w:rsidR="00694A0C" w:rsidRPr="00AE5F4A" w:rsidRDefault="001B0DC5" w:rsidP="00A43F6D">
      <w:pPr>
        <w:ind w:left="720"/>
        <w:outlineLvl w:val="0"/>
        <w:rPr>
          <w:rFonts w:ascii="Cambria" w:hAnsi="Cambria" w:cs="Calibri"/>
          <w:b/>
          <w:sz w:val="22"/>
        </w:rPr>
      </w:pPr>
      <w:r w:rsidRPr="002F1CFD">
        <w:rPr>
          <w:rFonts w:ascii="Cambria" w:hAnsi="Cambria" w:cs="Calibri"/>
          <w:sz w:val="22"/>
        </w:rPr>
        <w:t>Allocations ar</w:t>
      </w:r>
      <w:r w:rsidRPr="00AE5F4A">
        <w:rPr>
          <w:rFonts w:ascii="Cambria" w:hAnsi="Cambria" w:cs="Calibri"/>
          <w:sz w:val="22"/>
        </w:rPr>
        <w:t>e made to various units based on each fee’s purpose</w:t>
      </w:r>
      <w:r w:rsidR="00694A0C" w:rsidRPr="00AE5F4A">
        <w:rPr>
          <w:rFonts w:ascii="Cambria" w:hAnsi="Cambria" w:cs="Calibri"/>
          <w:sz w:val="22"/>
        </w:rPr>
        <w:t>:</w:t>
      </w:r>
    </w:p>
    <w:p w14:paraId="625C2434" w14:textId="18F85797" w:rsidR="00694A0C" w:rsidRPr="00AE5F4A" w:rsidRDefault="00694A0C" w:rsidP="001878C8">
      <w:pPr>
        <w:pStyle w:val="ListParagraph"/>
        <w:numPr>
          <w:ilvl w:val="1"/>
          <w:numId w:val="12"/>
        </w:numPr>
        <w:outlineLvl w:val="0"/>
        <w:rPr>
          <w:rFonts w:ascii="Cambria" w:hAnsi="Cambria" w:cs="Calibri"/>
          <w:b/>
          <w:sz w:val="22"/>
        </w:rPr>
      </w:pPr>
      <w:r w:rsidRPr="00AE5F4A">
        <w:rPr>
          <w:rFonts w:ascii="Cambria" w:hAnsi="Cambria" w:cs="Calibri"/>
          <w:sz w:val="22"/>
        </w:rPr>
        <w:t>General Fee</w:t>
      </w:r>
      <w:r w:rsidR="008A49A5" w:rsidRPr="00AE5F4A">
        <w:rPr>
          <w:rFonts w:ascii="Cambria" w:hAnsi="Cambria" w:cs="Calibri"/>
          <w:sz w:val="22"/>
        </w:rPr>
        <w:t xml:space="preserve"> </w:t>
      </w:r>
      <w:r w:rsidR="008A49A5" w:rsidRPr="00B76944">
        <w:rPr>
          <w:rFonts w:ascii="Cambria" w:hAnsi="Cambria" w:cs="Calibri"/>
          <w:sz w:val="22"/>
        </w:rPr>
        <w:t>(</w:t>
      </w:r>
      <w:r w:rsidR="00543698" w:rsidRPr="00B76944">
        <w:rPr>
          <w:rFonts w:ascii="Cambria" w:hAnsi="Cambria" w:cs="Calibri"/>
          <w:sz w:val="22"/>
        </w:rPr>
        <w:t xml:space="preserve">Ranges 1 &amp; 2 - </w:t>
      </w:r>
      <w:r w:rsidR="008A49A5" w:rsidRPr="00B76944">
        <w:rPr>
          <w:rFonts w:ascii="Cambria" w:hAnsi="Cambria" w:cs="Calibri"/>
          <w:sz w:val="22"/>
        </w:rPr>
        <w:t>$481 per semester</w:t>
      </w:r>
      <w:r w:rsidR="008A49A5" w:rsidRPr="00AE5F4A">
        <w:rPr>
          <w:rFonts w:ascii="Cambria" w:hAnsi="Cambria" w:cs="Calibri"/>
          <w:sz w:val="22"/>
        </w:rPr>
        <w:t>)</w:t>
      </w:r>
      <w:r w:rsidRPr="00AE5F4A">
        <w:rPr>
          <w:rFonts w:ascii="Cambria" w:hAnsi="Cambria" w:cs="Calibri"/>
          <w:sz w:val="22"/>
        </w:rPr>
        <w:t xml:space="preserve">: </w:t>
      </w:r>
      <w:r w:rsidRPr="00AE5F4A">
        <w:rPr>
          <w:rFonts w:ascii="Cambria" w:hAnsi="Cambria"/>
          <w:color w:val="000000"/>
          <w:sz w:val="22"/>
          <w:shd w:val="clear" w:color="auto" w:fill="FFFFFF"/>
        </w:rPr>
        <w:t xml:space="preserve">supports the fixed costs of operations </w:t>
      </w:r>
      <w:r w:rsidR="000D6883" w:rsidRPr="00AE5F4A">
        <w:rPr>
          <w:rFonts w:ascii="Cambria" w:hAnsi="Cambria"/>
          <w:color w:val="000000"/>
          <w:sz w:val="22"/>
          <w:shd w:val="clear" w:color="auto" w:fill="FFFFFF"/>
        </w:rPr>
        <w:t xml:space="preserve">and utilities </w:t>
      </w:r>
      <w:r w:rsidRPr="00AE5F4A">
        <w:rPr>
          <w:rFonts w:ascii="Cambria" w:hAnsi="Cambria"/>
          <w:color w:val="000000"/>
          <w:sz w:val="22"/>
          <w:shd w:val="clear" w:color="auto" w:fill="FFFFFF"/>
        </w:rPr>
        <w:t xml:space="preserve">for fee-supported facilities that include Student Centers, Campus Recreation, Campus Housing, </w:t>
      </w:r>
      <w:r w:rsidR="00BB02DC" w:rsidRPr="00AE5F4A">
        <w:rPr>
          <w:rFonts w:ascii="Cambria" w:hAnsi="Cambria"/>
          <w:color w:val="000000"/>
          <w:sz w:val="22"/>
          <w:shd w:val="clear" w:color="auto" w:fill="FFFFFF"/>
        </w:rPr>
        <w:t>Credit Union One Arena</w:t>
      </w:r>
      <w:r w:rsidRPr="00AE5F4A">
        <w:rPr>
          <w:rFonts w:ascii="Cambria" w:hAnsi="Cambria"/>
          <w:color w:val="000000"/>
          <w:sz w:val="22"/>
          <w:shd w:val="clear" w:color="auto" w:fill="FFFFFF"/>
        </w:rPr>
        <w:t>, the UIC Forum and the Flames Athletics Center</w:t>
      </w:r>
      <w:r w:rsidRPr="00AE5F4A">
        <w:rPr>
          <w:color w:val="000000"/>
          <w:sz w:val="18"/>
          <w:shd w:val="clear" w:color="auto" w:fill="FFFFFF"/>
        </w:rPr>
        <w:t>.</w:t>
      </w:r>
      <w:r w:rsidR="008A49A5" w:rsidRPr="00AE5F4A">
        <w:rPr>
          <w:color w:val="000000"/>
          <w:sz w:val="18"/>
          <w:shd w:val="clear" w:color="auto" w:fill="FFFFFF"/>
        </w:rPr>
        <w:t xml:space="preserve"> </w:t>
      </w:r>
    </w:p>
    <w:p w14:paraId="61EAF914" w14:textId="142D4485" w:rsidR="00694A0C" w:rsidRPr="00AE5F4A" w:rsidRDefault="00694A0C" w:rsidP="001878C8">
      <w:pPr>
        <w:pStyle w:val="ListParagraph"/>
        <w:numPr>
          <w:ilvl w:val="1"/>
          <w:numId w:val="12"/>
        </w:numPr>
        <w:jc w:val="both"/>
        <w:outlineLvl w:val="0"/>
        <w:rPr>
          <w:rFonts w:ascii="Cambria" w:hAnsi="Cambria" w:cs="Calibri"/>
          <w:b/>
          <w:sz w:val="28"/>
        </w:rPr>
      </w:pPr>
      <w:r w:rsidRPr="00221BBA">
        <w:rPr>
          <w:rFonts w:ascii="Cambria" w:hAnsi="Cambria"/>
          <w:color w:val="000000"/>
          <w:sz w:val="22"/>
          <w:shd w:val="clear" w:color="auto" w:fill="FFFFFF"/>
        </w:rPr>
        <w:t>Se</w:t>
      </w:r>
      <w:r w:rsidRPr="00AE5F4A">
        <w:rPr>
          <w:rFonts w:ascii="Cambria" w:hAnsi="Cambria"/>
          <w:color w:val="000000"/>
          <w:sz w:val="22"/>
          <w:shd w:val="clear" w:color="auto" w:fill="FFFFFF"/>
        </w:rPr>
        <w:t>rvice Fee</w:t>
      </w:r>
      <w:r w:rsidR="008A49A5" w:rsidRPr="00AE5F4A">
        <w:rPr>
          <w:rFonts w:ascii="Cambria" w:hAnsi="Cambria"/>
          <w:color w:val="000000"/>
          <w:sz w:val="22"/>
          <w:shd w:val="clear" w:color="auto" w:fill="FFFFFF"/>
        </w:rPr>
        <w:t xml:space="preserve"> (</w:t>
      </w:r>
      <w:r w:rsidR="00543698" w:rsidRPr="00AE5F4A">
        <w:rPr>
          <w:rFonts w:ascii="Cambria" w:hAnsi="Cambria" w:cs="Calibri"/>
          <w:sz w:val="22"/>
        </w:rPr>
        <w:t xml:space="preserve">Ranges 1 &amp; 2 - </w:t>
      </w:r>
      <w:r w:rsidR="008A49A5" w:rsidRPr="00AE5F4A">
        <w:rPr>
          <w:rFonts w:ascii="Cambria" w:hAnsi="Cambria"/>
          <w:color w:val="000000"/>
          <w:sz w:val="22"/>
          <w:shd w:val="clear" w:color="auto" w:fill="FFFFFF"/>
        </w:rPr>
        <w:t>$</w:t>
      </w:r>
      <w:r w:rsidR="00D86719" w:rsidRPr="00AE5F4A">
        <w:rPr>
          <w:rFonts w:ascii="Cambria" w:hAnsi="Cambria"/>
          <w:color w:val="000000"/>
          <w:sz w:val="22"/>
          <w:shd w:val="clear" w:color="auto" w:fill="FFFFFF"/>
        </w:rPr>
        <w:t xml:space="preserve">357 </w:t>
      </w:r>
      <w:r w:rsidR="008A49A5" w:rsidRPr="00AE5F4A">
        <w:rPr>
          <w:rFonts w:ascii="Cambria" w:hAnsi="Cambria"/>
          <w:color w:val="000000"/>
          <w:sz w:val="22"/>
          <w:shd w:val="clear" w:color="auto" w:fill="FFFFFF"/>
        </w:rPr>
        <w:t>per semester)</w:t>
      </w:r>
      <w:r w:rsidRPr="00AE5F4A">
        <w:rPr>
          <w:rFonts w:ascii="Cambria" w:hAnsi="Cambria"/>
          <w:color w:val="000000"/>
          <w:sz w:val="22"/>
          <w:shd w:val="clear" w:color="auto" w:fill="FFFFFF"/>
        </w:rPr>
        <w:t xml:space="preserve">: </w:t>
      </w:r>
      <w:r w:rsidR="008555B6" w:rsidRPr="00AE5F4A">
        <w:rPr>
          <w:rFonts w:ascii="Cambria" w:hAnsi="Cambria"/>
          <w:color w:val="000000"/>
          <w:sz w:val="22"/>
          <w:shd w:val="clear" w:color="auto" w:fill="FFFFFF"/>
        </w:rPr>
        <w:t>supports staff salaries, programming, general operating expenses, and some student financial aid such as the UIC Access to Excellence grant, athletics and other scholarships (e.g. student travel scholarships and student research scholarships), student awards and prizes, waivers and honorariums for the</w:t>
      </w:r>
      <w:r w:rsidR="009B4156" w:rsidRPr="00AE5F4A">
        <w:rPr>
          <w:rFonts w:ascii="Cambria" w:hAnsi="Cambria"/>
          <w:color w:val="000000"/>
          <w:sz w:val="22"/>
          <w:shd w:val="clear" w:color="auto" w:fill="FFFFFF"/>
        </w:rPr>
        <w:t>se</w:t>
      </w:r>
      <w:r w:rsidR="008555B6" w:rsidRPr="00AE5F4A">
        <w:rPr>
          <w:rFonts w:ascii="Cambria" w:hAnsi="Cambria"/>
          <w:color w:val="000000"/>
          <w:sz w:val="22"/>
          <w:shd w:val="clear" w:color="auto" w:fill="FFFFFF"/>
        </w:rPr>
        <w:t xml:space="preserve"> student service areas: Student Centers, Intercollegiate Athletics, Student Leadership Programs, Student Legal and Ombudsperson Services, Student Government, and student services at Rockford, Peoria and Quad Cities.</w:t>
      </w:r>
    </w:p>
    <w:p w14:paraId="40993BB6" w14:textId="5FBA696F" w:rsidR="001B0DC5" w:rsidRPr="00AE5F4A" w:rsidRDefault="001B0DC5" w:rsidP="001878C8">
      <w:pPr>
        <w:pStyle w:val="ListParagraph"/>
        <w:numPr>
          <w:ilvl w:val="1"/>
          <w:numId w:val="12"/>
        </w:numPr>
        <w:outlineLvl w:val="0"/>
        <w:rPr>
          <w:rFonts w:ascii="Cambria" w:hAnsi="Cambria" w:cs="Calibri"/>
          <w:b/>
          <w:sz w:val="28"/>
        </w:rPr>
      </w:pPr>
      <w:r w:rsidRPr="00AE5F4A">
        <w:rPr>
          <w:rFonts w:ascii="Cambria" w:hAnsi="Cambria"/>
          <w:color w:val="000000"/>
          <w:sz w:val="22"/>
          <w:shd w:val="clear" w:color="auto" w:fill="FFFFFF"/>
        </w:rPr>
        <w:lastRenderedPageBreak/>
        <w:t>Health Service Fee</w:t>
      </w:r>
      <w:r w:rsidR="008A49A5" w:rsidRPr="00AE5F4A">
        <w:rPr>
          <w:rFonts w:ascii="Cambria" w:hAnsi="Cambria"/>
          <w:color w:val="000000"/>
          <w:sz w:val="22"/>
          <w:shd w:val="clear" w:color="auto" w:fill="FFFFFF"/>
        </w:rPr>
        <w:t xml:space="preserve"> (</w:t>
      </w:r>
      <w:r w:rsidR="00543698" w:rsidRPr="00AE5F4A">
        <w:rPr>
          <w:rFonts w:ascii="Cambria" w:hAnsi="Cambria" w:cs="Calibri"/>
          <w:sz w:val="22"/>
        </w:rPr>
        <w:t xml:space="preserve">All Ranges - </w:t>
      </w:r>
      <w:r w:rsidR="008A49A5" w:rsidRPr="00AE5F4A">
        <w:rPr>
          <w:rFonts w:ascii="Cambria" w:hAnsi="Cambria"/>
          <w:color w:val="000000"/>
          <w:sz w:val="22"/>
          <w:shd w:val="clear" w:color="auto" w:fill="FFFFFF"/>
        </w:rPr>
        <w:t>$</w:t>
      </w:r>
      <w:r w:rsidR="00D86719" w:rsidRPr="00AE5F4A">
        <w:rPr>
          <w:rFonts w:ascii="Cambria" w:hAnsi="Cambria"/>
          <w:color w:val="000000"/>
          <w:sz w:val="22"/>
          <w:shd w:val="clear" w:color="auto" w:fill="FFFFFF"/>
        </w:rPr>
        <w:t xml:space="preserve">104 </w:t>
      </w:r>
      <w:r w:rsidR="008A49A5" w:rsidRPr="00AE5F4A">
        <w:rPr>
          <w:rFonts w:ascii="Cambria" w:hAnsi="Cambria"/>
          <w:color w:val="000000"/>
          <w:sz w:val="22"/>
          <w:shd w:val="clear" w:color="auto" w:fill="FFFFFF"/>
        </w:rPr>
        <w:t>per semester)</w:t>
      </w:r>
      <w:r w:rsidRPr="00AE5F4A">
        <w:rPr>
          <w:rFonts w:ascii="Cambria" w:hAnsi="Cambria"/>
          <w:color w:val="000000"/>
          <w:sz w:val="22"/>
          <w:shd w:val="clear" w:color="auto" w:fill="FFFFFF"/>
        </w:rPr>
        <w:t xml:space="preserve">: supports staff salaries, programming and general operating expenses for the campus health </w:t>
      </w:r>
      <w:r w:rsidR="00352571" w:rsidRPr="00AE5F4A">
        <w:rPr>
          <w:rFonts w:ascii="Cambria" w:hAnsi="Cambria"/>
          <w:color w:val="000000"/>
          <w:sz w:val="22"/>
          <w:shd w:val="clear" w:color="auto" w:fill="FFFFFF"/>
        </w:rPr>
        <w:t xml:space="preserve">and counseling </w:t>
      </w:r>
      <w:r w:rsidRPr="00AE5F4A">
        <w:rPr>
          <w:rFonts w:ascii="Cambria" w:hAnsi="Cambria"/>
          <w:color w:val="000000"/>
          <w:sz w:val="22"/>
          <w:shd w:val="clear" w:color="auto" w:fill="FFFFFF"/>
        </w:rPr>
        <w:t>service providers</w:t>
      </w:r>
      <w:r w:rsidR="000D6883" w:rsidRPr="00AE5F4A">
        <w:rPr>
          <w:rFonts w:ascii="Cambria" w:hAnsi="Cambria"/>
          <w:color w:val="000000"/>
          <w:sz w:val="22"/>
          <w:shd w:val="clear" w:color="auto" w:fill="FFFFFF"/>
        </w:rPr>
        <w:t>.</w:t>
      </w:r>
    </w:p>
    <w:p w14:paraId="72207ADB" w14:textId="1750B9AD" w:rsidR="001B0DC5" w:rsidRPr="00AE5F4A" w:rsidRDefault="000D6883" w:rsidP="00D86719">
      <w:pPr>
        <w:pStyle w:val="ListParagraph"/>
        <w:numPr>
          <w:ilvl w:val="1"/>
          <w:numId w:val="12"/>
        </w:numPr>
        <w:outlineLvl w:val="0"/>
        <w:rPr>
          <w:rFonts w:ascii="Cambria" w:hAnsi="Cambria" w:cs="Calibri"/>
          <w:b/>
          <w:sz w:val="22"/>
        </w:rPr>
      </w:pPr>
      <w:r w:rsidRPr="00AE5F4A">
        <w:rPr>
          <w:rFonts w:ascii="Cambria" w:hAnsi="Cambria"/>
          <w:color w:val="000000"/>
          <w:sz w:val="22"/>
          <w:shd w:val="clear" w:color="auto" w:fill="FFFFFF"/>
        </w:rPr>
        <w:t xml:space="preserve">Student Health Insurance fee pays for </w:t>
      </w:r>
      <w:r w:rsidR="001B0DC5" w:rsidRPr="00AE5F4A">
        <w:rPr>
          <w:rStyle w:val="Emphasis"/>
          <w:rFonts w:ascii="Cambria" w:hAnsi="Cambria"/>
          <w:color w:val="000000"/>
          <w:sz w:val="22"/>
          <w:bdr w:val="none" w:sz="0" w:space="0" w:color="auto" w:frame="1"/>
          <w:shd w:val="clear" w:color="auto" w:fill="FFFFFF"/>
        </w:rPr>
        <w:t>CampusCare</w:t>
      </w:r>
      <w:r w:rsidR="008A49A5" w:rsidRPr="00AE5F4A">
        <w:rPr>
          <w:rStyle w:val="Emphasis"/>
          <w:rFonts w:ascii="Cambria" w:hAnsi="Cambria"/>
          <w:i w:val="0"/>
          <w:color w:val="000000"/>
          <w:sz w:val="22"/>
          <w:bdr w:val="none" w:sz="0" w:space="0" w:color="auto" w:frame="1"/>
          <w:shd w:val="clear" w:color="auto" w:fill="FFFFFF"/>
        </w:rPr>
        <w:t xml:space="preserve"> ($</w:t>
      </w:r>
      <w:r w:rsidR="00D86719" w:rsidRPr="00AE5F4A">
        <w:rPr>
          <w:rStyle w:val="Emphasis"/>
          <w:rFonts w:ascii="Cambria" w:hAnsi="Cambria"/>
          <w:i w:val="0"/>
          <w:color w:val="000000"/>
          <w:sz w:val="22"/>
          <w:bdr w:val="none" w:sz="0" w:space="0" w:color="auto" w:frame="1"/>
          <w:shd w:val="clear" w:color="auto" w:fill="FFFFFF"/>
        </w:rPr>
        <w:t xml:space="preserve">697 </w:t>
      </w:r>
      <w:r w:rsidR="008A49A5" w:rsidRPr="00AE5F4A">
        <w:rPr>
          <w:rStyle w:val="Emphasis"/>
          <w:rFonts w:ascii="Cambria" w:hAnsi="Cambria"/>
          <w:i w:val="0"/>
          <w:color w:val="000000"/>
          <w:sz w:val="22"/>
          <w:bdr w:val="none" w:sz="0" w:space="0" w:color="auto" w:frame="1"/>
          <w:shd w:val="clear" w:color="auto" w:fill="FFFFFF"/>
        </w:rPr>
        <w:t>per semester</w:t>
      </w:r>
      <w:r w:rsidR="00CB38F2" w:rsidRPr="00AE5F4A">
        <w:rPr>
          <w:rStyle w:val="Emphasis"/>
          <w:rFonts w:ascii="Cambria" w:hAnsi="Cambria"/>
          <w:i w:val="0"/>
          <w:color w:val="000000"/>
          <w:sz w:val="22"/>
          <w:bdr w:val="none" w:sz="0" w:space="0" w:color="auto" w:frame="1"/>
          <w:shd w:val="clear" w:color="auto" w:fill="FFFFFF"/>
        </w:rPr>
        <w:t>, unless opting out upon proof of other coverage</w:t>
      </w:r>
      <w:r w:rsidR="008A49A5" w:rsidRPr="00AE5F4A">
        <w:rPr>
          <w:rStyle w:val="Emphasis"/>
          <w:rFonts w:ascii="Cambria" w:hAnsi="Cambria"/>
          <w:i w:val="0"/>
          <w:color w:val="000000"/>
          <w:sz w:val="22"/>
          <w:bdr w:val="none" w:sz="0" w:space="0" w:color="auto" w:frame="1"/>
          <w:shd w:val="clear" w:color="auto" w:fill="FFFFFF"/>
        </w:rPr>
        <w:t>)</w:t>
      </w:r>
      <w:r w:rsidR="008A49A5" w:rsidRPr="00AE5F4A">
        <w:rPr>
          <w:rFonts w:ascii="Cambria" w:hAnsi="Cambria"/>
          <w:i/>
          <w:color w:val="000000"/>
          <w:sz w:val="22"/>
          <w:shd w:val="clear" w:color="auto" w:fill="FFFFFF"/>
        </w:rPr>
        <w:t> </w:t>
      </w:r>
      <w:r w:rsidR="008A49A5" w:rsidRPr="00AE5F4A">
        <w:rPr>
          <w:rFonts w:ascii="Cambria" w:hAnsi="Cambria"/>
          <w:color w:val="000000"/>
          <w:sz w:val="22"/>
          <w:shd w:val="clear" w:color="auto" w:fill="FFFFFF"/>
        </w:rPr>
        <w:t>-</w:t>
      </w:r>
      <w:r w:rsidR="001B0DC5" w:rsidRPr="00AE5F4A">
        <w:rPr>
          <w:rFonts w:ascii="Cambria" w:hAnsi="Cambria"/>
          <w:color w:val="000000"/>
          <w:sz w:val="22"/>
          <w:shd w:val="clear" w:color="auto" w:fill="FFFFFF"/>
        </w:rPr>
        <w:t xml:space="preserve"> the </w:t>
      </w:r>
      <w:r w:rsidR="00CB38F2" w:rsidRPr="00AE5F4A">
        <w:rPr>
          <w:rFonts w:ascii="Cambria" w:hAnsi="Cambria"/>
          <w:color w:val="000000"/>
          <w:sz w:val="22"/>
          <w:shd w:val="clear" w:color="auto" w:fill="FFFFFF"/>
        </w:rPr>
        <w:t xml:space="preserve">UIC </w:t>
      </w:r>
      <w:r w:rsidR="001B0DC5" w:rsidRPr="00AE5F4A">
        <w:rPr>
          <w:rFonts w:ascii="Cambria" w:hAnsi="Cambria"/>
          <w:color w:val="000000"/>
          <w:sz w:val="22"/>
          <w:shd w:val="clear" w:color="auto" w:fill="FFFFFF"/>
        </w:rPr>
        <w:t>self-funded student health benefit program that has been providing comprehensive health care benefits to eligible enrolled students and their covered dependents at the University of Illinois Chicago, Rockford and Peoria campuses since 2004.</w:t>
      </w:r>
      <w:r w:rsidR="00301B75" w:rsidRPr="00AE5F4A">
        <w:rPr>
          <w:rFonts w:ascii="Cambria" w:hAnsi="Cambria"/>
          <w:color w:val="000000"/>
          <w:sz w:val="22"/>
          <w:shd w:val="clear" w:color="auto" w:fill="FFFFFF"/>
        </w:rPr>
        <w:t xml:space="preserve">  The University made a decision to keep the rate flat in AY20/21 although a 3.57% fee rate increase had been approved by the Board of Trustees in March 2020.</w:t>
      </w:r>
      <w:r w:rsidR="00D86719" w:rsidRPr="00AE5F4A">
        <w:rPr>
          <w:rFonts w:ascii="Cambria" w:hAnsi="Cambria"/>
          <w:color w:val="000000"/>
          <w:sz w:val="22"/>
          <w:shd w:val="clear" w:color="auto" w:fill="FFFFFF"/>
        </w:rPr>
        <w:t xml:space="preserve"> The increase will be implemented in AY21/22.</w:t>
      </w:r>
    </w:p>
    <w:p w14:paraId="44A0893B" w14:textId="77777777" w:rsidR="002F1CFD" w:rsidRPr="00221BBA" w:rsidRDefault="002F1CFD" w:rsidP="002F1CFD">
      <w:pPr>
        <w:pStyle w:val="ListParagraph"/>
        <w:ind w:left="2700"/>
        <w:outlineLvl w:val="0"/>
        <w:rPr>
          <w:rFonts w:ascii="Cambria" w:hAnsi="Cambria" w:cs="Calibri"/>
          <w:b/>
          <w:sz w:val="22"/>
        </w:rPr>
      </w:pPr>
    </w:p>
    <w:p w14:paraId="42399099" w14:textId="63884EB2" w:rsidR="002F1CFD" w:rsidRPr="002F1CFD" w:rsidRDefault="002F1CFD" w:rsidP="002F1CFD">
      <w:pPr>
        <w:pStyle w:val="ListParagraph"/>
        <w:ind w:left="1080"/>
        <w:outlineLvl w:val="0"/>
        <w:rPr>
          <w:rFonts w:ascii="Cambria" w:hAnsi="Cambria" w:cs="Calibri"/>
          <w:b/>
          <w:sz w:val="22"/>
        </w:rPr>
      </w:pPr>
      <w:r w:rsidRPr="00F47CE0">
        <w:rPr>
          <w:rFonts w:ascii="Cambria" w:hAnsi="Cambria" w:cs="Calibri"/>
          <w:sz w:val="22"/>
        </w:rPr>
        <w:t>Units funded by</w:t>
      </w:r>
      <w:r w:rsidRPr="00F47CE0">
        <w:rPr>
          <w:rFonts w:ascii="Cambria" w:hAnsi="Cambria" w:cs="Calibri"/>
          <w:b/>
          <w:sz w:val="22"/>
        </w:rPr>
        <w:t xml:space="preserve"> </w:t>
      </w:r>
      <w:r w:rsidRPr="00F47CE0">
        <w:rPr>
          <w:rFonts w:ascii="Cambria" w:hAnsi="Cambria" w:cs="Calibri"/>
          <w:sz w:val="22"/>
        </w:rPr>
        <w:t xml:space="preserve">student fees </w:t>
      </w:r>
      <w:r w:rsidR="00E07C6D">
        <w:rPr>
          <w:rFonts w:ascii="Cambria" w:hAnsi="Cambria" w:cs="Calibri"/>
          <w:sz w:val="22"/>
        </w:rPr>
        <w:t xml:space="preserve">will continue to receive a share of the revenue collected following the per student allocation model implemented several years ago by the </w:t>
      </w:r>
      <w:r w:rsidR="00E07C6D" w:rsidRPr="00AE5F4A">
        <w:rPr>
          <w:rFonts w:ascii="Cambria" w:hAnsi="Cambria" w:cs="Calibri"/>
          <w:sz w:val="22"/>
        </w:rPr>
        <w:t xml:space="preserve">Vice Chancellor for Student Affairs.  </w:t>
      </w:r>
      <w:r w:rsidRPr="00AE5F4A">
        <w:rPr>
          <w:rFonts w:ascii="Cambria" w:hAnsi="Cambria" w:cs="Calibri"/>
          <w:sz w:val="22"/>
        </w:rPr>
        <w:t xml:space="preserve">Appendix </w:t>
      </w:r>
      <w:proofErr w:type="gramStart"/>
      <w:r w:rsidR="003510CD" w:rsidRPr="00AE5F4A">
        <w:rPr>
          <w:rFonts w:ascii="Cambria" w:hAnsi="Cambria" w:cs="Calibri"/>
          <w:sz w:val="22"/>
        </w:rPr>
        <w:t>A</w:t>
      </w:r>
      <w:proofErr w:type="gramEnd"/>
      <w:r w:rsidR="00227C5F" w:rsidRPr="00AE5F4A">
        <w:rPr>
          <w:rFonts w:ascii="Cambria" w:hAnsi="Cambria" w:cs="Calibri"/>
          <w:sz w:val="22"/>
        </w:rPr>
        <w:t xml:space="preserve"> </w:t>
      </w:r>
      <w:r w:rsidR="00E07C6D" w:rsidRPr="00AE5F4A">
        <w:rPr>
          <w:rFonts w:ascii="Cambria" w:hAnsi="Cambria" w:cs="Calibri"/>
          <w:sz w:val="22"/>
        </w:rPr>
        <w:t>shows the preliminary budgets communicated to affected areas on</w:t>
      </w:r>
      <w:r w:rsidR="00B300BE" w:rsidRPr="00AE5F4A">
        <w:rPr>
          <w:rFonts w:ascii="Cambria" w:hAnsi="Cambria" w:cs="Calibri"/>
          <w:sz w:val="22"/>
        </w:rPr>
        <w:t xml:space="preserve"> </w:t>
      </w:r>
      <w:r w:rsidR="00D86719" w:rsidRPr="00AE5F4A">
        <w:rPr>
          <w:rFonts w:ascii="Cambria" w:hAnsi="Cambria" w:cs="Calibri"/>
          <w:sz w:val="22"/>
        </w:rPr>
        <w:t>6/24</w:t>
      </w:r>
      <w:r w:rsidR="00B300BE" w:rsidRPr="00AE5F4A">
        <w:rPr>
          <w:rFonts w:ascii="Cambria" w:hAnsi="Cambria" w:cs="Calibri"/>
          <w:sz w:val="22"/>
        </w:rPr>
        <w:t>/2021</w:t>
      </w:r>
      <w:r w:rsidR="00E07C6D" w:rsidRPr="00AE5F4A">
        <w:rPr>
          <w:rFonts w:ascii="Cambria" w:hAnsi="Cambria" w:cs="Calibri"/>
          <w:sz w:val="22"/>
        </w:rPr>
        <w:t>.</w:t>
      </w:r>
      <w:r w:rsidR="00E07C6D">
        <w:rPr>
          <w:rFonts w:ascii="Cambria" w:hAnsi="Cambria" w:cs="Calibri"/>
          <w:sz w:val="22"/>
        </w:rPr>
        <w:t xml:space="preserve">  Should the actual revenue be less than the allocation budget, further adjustments may need to be made.  Fee funded units are urged to be very conservative in their spending so as to avoid year-end deficits.</w:t>
      </w:r>
    </w:p>
    <w:p w14:paraId="3598C972" w14:textId="77777777" w:rsidR="00EE52CE" w:rsidRPr="00221BBA" w:rsidRDefault="00EE52CE" w:rsidP="00EE52CE">
      <w:pPr>
        <w:pStyle w:val="ListParagraph"/>
        <w:ind w:left="2520"/>
        <w:outlineLvl w:val="0"/>
        <w:rPr>
          <w:rFonts w:ascii="Cambria" w:hAnsi="Cambria" w:cs="Calibri"/>
          <w:b/>
          <w:sz w:val="22"/>
        </w:rPr>
      </w:pPr>
    </w:p>
    <w:p w14:paraId="63898A4E" w14:textId="77777777" w:rsidR="00152B00" w:rsidRPr="00152B00" w:rsidRDefault="00152B00" w:rsidP="001878C8">
      <w:pPr>
        <w:pStyle w:val="ListParagraph"/>
        <w:numPr>
          <w:ilvl w:val="0"/>
          <w:numId w:val="12"/>
        </w:numPr>
        <w:outlineLvl w:val="0"/>
        <w:rPr>
          <w:rFonts w:ascii="Cambria" w:hAnsi="Cambria" w:cs="Calibri"/>
          <w:b/>
          <w:sz w:val="22"/>
        </w:rPr>
      </w:pPr>
      <w:r>
        <w:rPr>
          <w:rFonts w:ascii="Cambria" w:hAnsi="Cambria"/>
          <w:b/>
          <w:color w:val="000000"/>
          <w:sz w:val="22"/>
          <w:shd w:val="clear" w:color="auto" w:fill="FFFFFF"/>
        </w:rPr>
        <w:t>Student A</w:t>
      </w:r>
      <w:r w:rsidR="001B0DC5" w:rsidRPr="00152B00">
        <w:rPr>
          <w:rFonts w:ascii="Cambria" w:hAnsi="Cambria"/>
          <w:b/>
          <w:color w:val="000000"/>
          <w:sz w:val="22"/>
          <w:shd w:val="clear" w:color="auto" w:fill="FFFFFF"/>
        </w:rPr>
        <w:t>ssessments</w:t>
      </w:r>
      <w:r w:rsidR="001B0DC5" w:rsidRPr="00152B00">
        <w:rPr>
          <w:rFonts w:ascii="Cambria" w:hAnsi="Cambria"/>
          <w:color w:val="000000"/>
          <w:sz w:val="22"/>
          <w:shd w:val="clear" w:color="auto" w:fill="FFFFFF"/>
        </w:rPr>
        <w:t xml:space="preserve">   </w:t>
      </w:r>
    </w:p>
    <w:p w14:paraId="449448B9" w14:textId="6E0ACADB" w:rsidR="001B0DC5" w:rsidRDefault="001B0DC5" w:rsidP="00152B00">
      <w:pPr>
        <w:pStyle w:val="ListParagraph"/>
        <w:ind w:left="1440"/>
        <w:outlineLvl w:val="0"/>
        <w:rPr>
          <w:rFonts w:ascii="Cambria" w:hAnsi="Cambria"/>
          <w:color w:val="000000"/>
          <w:sz w:val="22"/>
          <w:shd w:val="clear" w:color="auto" w:fill="FFFFFF"/>
        </w:rPr>
      </w:pPr>
      <w:r w:rsidRPr="00152B00">
        <w:rPr>
          <w:rFonts w:ascii="Cambria" w:hAnsi="Cambria"/>
          <w:color w:val="000000"/>
          <w:sz w:val="22"/>
          <w:shd w:val="clear" w:color="auto" w:fill="FFFFFF"/>
        </w:rPr>
        <w:t>UIC is authorized to collect the following assessments:</w:t>
      </w:r>
    </w:p>
    <w:p w14:paraId="2F152C7F" w14:textId="77777777" w:rsidR="00A43F6D" w:rsidRPr="00152B00" w:rsidRDefault="00A43F6D" w:rsidP="00152B00">
      <w:pPr>
        <w:pStyle w:val="ListParagraph"/>
        <w:ind w:left="1440"/>
        <w:outlineLvl w:val="0"/>
        <w:rPr>
          <w:rFonts w:ascii="Cambria" w:hAnsi="Cambria" w:cs="Calibri"/>
          <w:b/>
          <w:sz w:val="22"/>
        </w:rPr>
      </w:pPr>
    </w:p>
    <w:p w14:paraId="79470FE8" w14:textId="4D9D668C" w:rsidR="001B0DC5" w:rsidRDefault="00B03C82" w:rsidP="001878C8">
      <w:pPr>
        <w:pStyle w:val="ListParagraph"/>
        <w:numPr>
          <w:ilvl w:val="1"/>
          <w:numId w:val="12"/>
        </w:numPr>
        <w:outlineLvl w:val="0"/>
        <w:rPr>
          <w:rFonts w:ascii="Cambria" w:hAnsi="Cambria" w:cs="Calibri"/>
          <w:sz w:val="22"/>
        </w:rPr>
      </w:pPr>
      <w:r w:rsidRPr="00152B00">
        <w:rPr>
          <w:rFonts w:ascii="Cambria" w:hAnsi="Cambria" w:cs="Calibri"/>
          <w:b/>
          <w:sz w:val="22"/>
        </w:rPr>
        <w:t>Li</w:t>
      </w:r>
      <w:r w:rsidRPr="00AE5F4A">
        <w:rPr>
          <w:rFonts w:ascii="Cambria" w:hAnsi="Cambria" w:cs="Calibri"/>
          <w:b/>
          <w:sz w:val="22"/>
        </w:rPr>
        <w:t>brary IT</w:t>
      </w:r>
      <w:r w:rsidRPr="00AE5F4A">
        <w:rPr>
          <w:rFonts w:ascii="Cambria" w:hAnsi="Cambria" w:cs="Calibri"/>
          <w:sz w:val="22"/>
        </w:rPr>
        <w:t xml:space="preserve"> (</w:t>
      </w:r>
      <w:r w:rsidR="00543698" w:rsidRPr="00AE5F4A">
        <w:rPr>
          <w:rFonts w:ascii="Cambria" w:hAnsi="Cambria" w:cs="Calibri"/>
          <w:sz w:val="22"/>
        </w:rPr>
        <w:t xml:space="preserve">Range 1 - </w:t>
      </w:r>
      <w:r w:rsidR="008A49A5" w:rsidRPr="00AE5F4A">
        <w:rPr>
          <w:rFonts w:ascii="Cambria" w:hAnsi="Cambria" w:cs="Calibri"/>
          <w:sz w:val="22"/>
        </w:rPr>
        <w:t>$22</w:t>
      </w:r>
      <w:r w:rsidR="00543698" w:rsidRPr="00AE5F4A">
        <w:rPr>
          <w:rFonts w:ascii="Cambria" w:hAnsi="Cambria" w:cs="Calibri"/>
          <w:sz w:val="22"/>
        </w:rPr>
        <w:t>6</w:t>
      </w:r>
      <w:r w:rsidR="008A49A5" w:rsidRPr="00AE5F4A">
        <w:rPr>
          <w:rFonts w:ascii="Cambria" w:hAnsi="Cambria" w:cs="Calibri"/>
          <w:sz w:val="22"/>
        </w:rPr>
        <w:t xml:space="preserve"> per semester</w:t>
      </w:r>
      <w:r w:rsidRPr="00AE5F4A">
        <w:rPr>
          <w:rFonts w:ascii="Cambria" w:hAnsi="Cambria" w:cs="Calibri"/>
          <w:sz w:val="22"/>
        </w:rPr>
        <w:t>)</w:t>
      </w:r>
      <w:r w:rsidRPr="00221BBA">
        <w:rPr>
          <w:rFonts w:ascii="Cambria" w:hAnsi="Cambria" w:cs="Calibri"/>
          <w:sz w:val="22"/>
        </w:rPr>
        <w:t xml:space="preserve"> </w:t>
      </w:r>
      <w:r w:rsidR="000D2BC0" w:rsidRPr="00221BBA">
        <w:rPr>
          <w:rFonts w:ascii="Cambria" w:hAnsi="Cambria" w:cs="Calibri"/>
          <w:sz w:val="22"/>
        </w:rPr>
        <w:t xml:space="preserve">assessments are split 50/50 between the University Library and </w:t>
      </w:r>
      <w:r w:rsidR="00527AAB">
        <w:rPr>
          <w:rFonts w:ascii="Cambria" w:hAnsi="Cambria" w:cs="Calibri"/>
          <w:sz w:val="22"/>
        </w:rPr>
        <w:t>Technology Solutions</w:t>
      </w:r>
      <w:r w:rsidR="000D2BC0" w:rsidRPr="00221BBA">
        <w:rPr>
          <w:rFonts w:ascii="Cambria" w:hAnsi="Cambria" w:cs="Calibri"/>
          <w:sz w:val="22"/>
        </w:rPr>
        <w:t xml:space="preserve"> to improve the learning environment.  </w:t>
      </w:r>
      <w:r w:rsidR="004A2CDF" w:rsidRPr="00221BBA">
        <w:rPr>
          <w:rFonts w:ascii="Cambria" w:hAnsi="Cambria" w:cs="Calibri"/>
          <w:sz w:val="22"/>
        </w:rPr>
        <w:t xml:space="preserve"> Each area is expected to obtain student consultation on uses and provide an appropriate amount to regional campus students that pay these fees.  </w:t>
      </w:r>
      <w:r w:rsidR="009B4156">
        <w:rPr>
          <w:rFonts w:ascii="Cambria" w:hAnsi="Cambria" w:cs="Calibri"/>
          <w:sz w:val="22"/>
        </w:rPr>
        <w:t>The base budget for AY</w:t>
      </w:r>
      <w:r w:rsidR="00D86719">
        <w:rPr>
          <w:rFonts w:ascii="Cambria" w:hAnsi="Cambria" w:cs="Calibri"/>
          <w:sz w:val="22"/>
        </w:rPr>
        <w:t>21/22</w:t>
      </w:r>
      <w:r w:rsidR="009B4156">
        <w:rPr>
          <w:rFonts w:ascii="Cambria" w:hAnsi="Cambria" w:cs="Calibri"/>
          <w:sz w:val="22"/>
        </w:rPr>
        <w:t xml:space="preserve"> will </w:t>
      </w:r>
      <w:r w:rsidR="00527AAB">
        <w:rPr>
          <w:rFonts w:ascii="Cambria" w:hAnsi="Cambria" w:cs="Calibri"/>
          <w:sz w:val="22"/>
        </w:rPr>
        <w:t>be $12.5M.</w:t>
      </w:r>
    </w:p>
    <w:p w14:paraId="6278B1A4" w14:textId="77777777" w:rsidR="00A43F6D" w:rsidRPr="00221BBA" w:rsidRDefault="00A43F6D" w:rsidP="00A43F6D">
      <w:pPr>
        <w:pStyle w:val="ListParagraph"/>
        <w:ind w:left="1440"/>
        <w:outlineLvl w:val="0"/>
        <w:rPr>
          <w:rFonts w:ascii="Cambria" w:hAnsi="Cambria" w:cs="Calibri"/>
          <w:sz w:val="22"/>
        </w:rPr>
      </w:pPr>
    </w:p>
    <w:p w14:paraId="250E6E8D" w14:textId="76D9E5B7" w:rsidR="00B03C82" w:rsidRDefault="00B03C82" w:rsidP="001878C8">
      <w:pPr>
        <w:pStyle w:val="ListParagraph"/>
        <w:numPr>
          <w:ilvl w:val="1"/>
          <w:numId w:val="12"/>
        </w:numPr>
        <w:outlineLvl w:val="0"/>
        <w:rPr>
          <w:rFonts w:ascii="Cambria" w:hAnsi="Cambria" w:cs="Calibri"/>
          <w:sz w:val="22"/>
        </w:rPr>
      </w:pPr>
      <w:r w:rsidRPr="00AE5F4A">
        <w:rPr>
          <w:rFonts w:ascii="Cambria" w:hAnsi="Cambria" w:cs="Calibri"/>
          <w:b/>
          <w:sz w:val="22"/>
        </w:rPr>
        <w:t>Academic Facilities Maintenance Financial Assessment</w:t>
      </w:r>
      <w:r w:rsidRPr="00AE5F4A">
        <w:rPr>
          <w:rFonts w:ascii="Cambria" w:hAnsi="Cambria" w:cs="Calibri"/>
          <w:sz w:val="22"/>
        </w:rPr>
        <w:t xml:space="preserve"> (</w:t>
      </w:r>
      <w:r w:rsidR="00543698" w:rsidRPr="00AE5F4A">
        <w:rPr>
          <w:rFonts w:ascii="Cambria" w:hAnsi="Cambria" w:cs="Calibri"/>
          <w:sz w:val="22"/>
        </w:rPr>
        <w:t xml:space="preserve">Range 1 - </w:t>
      </w:r>
      <w:r w:rsidR="00D06B06" w:rsidRPr="00AE5F4A">
        <w:rPr>
          <w:rFonts w:ascii="Cambria" w:hAnsi="Cambria" w:cs="Calibri"/>
          <w:sz w:val="22"/>
        </w:rPr>
        <w:t>$3</w:t>
      </w:r>
      <w:r w:rsidR="00543698" w:rsidRPr="00AE5F4A">
        <w:rPr>
          <w:rFonts w:ascii="Cambria" w:hAnsi="Cambria" w:cs="Calibri"/>
          <w:sz w:val="22"/>
        </w:rPr>
        <w:t>44</w:t>
      </w:r>
      <w:r w:rsidR="00D06B06" w:rsidRPr="00AE5F4A">
        <w:rPr>
          <w:rFonts w:ascii="Cambria" w:hAnsi="Cambria" w:cs="Calibri"/>
          <w:sz w:val="22"/>
        </w:rPr>
        <w:t xml:space="preserve"> per semester</w:t>
      </w:r>
      <w:r w:rsidRPr="00AE5F4A">
        <w:rPr>
          <w:rFonts w:ascii="Cambria" w:hAnsi="Cambria" w:cs="Calibri"/>
          <w:sz w:val="22"/>
        </w:rPr>
        <w:t>)</w:t>
      </w:r>
      <w:r w:rsidR="000D2BC0" w:rsidRPr="00221BBA">
        <w:rPr>
          <w:rFonts w:ascii="Cambria" w:hAnsi="Cambria" w:cs="Calibri"/>
          <w:sz w:val="22"/>
        </w:rPr>
        <w:t xml:space="preserve"> is allocated to address deferred maintenance in academic facilities and share with regional campuses at Peoria and Rockford. </w:t>
      </w:r>
      <w:r w:rsidR="00D06B06">
        <w:rPr>
          <w:rFonts w:ascii="Cambria" w:hAnsi="Cambria" w:cs="Calibri"/>
          <w:sz w:val="22"/>
        </w:rPr>
        <w:t xml:space="preserve"> </w:t>
      </w:r>
      <w:r w:rsidR="004A2CDF" w:rsidRPr="00221BBA">
        <w:rPr>
          <w:rFonts w:ascii="Cambria" w:hAnsi="Cambria" w:cs="Calibri"/>
          <w:sz w:val="22"/>
        </w:rPr>
        <w:t xml:space="preserve">  These revenues are accounted for in Plant funds.  Actual earnings are reconciled and under/over allocations are</w:t>
      </w:r>
      <w:r w:rsidR="009F43A1">
        <w:rPr>
          <w:rFonts w:ascii="Cambria" w:hAnsi="Cambria" w:cs="Calibri"/>
          <w:sz w:val="22"/>
        </w:rPr>
        <w:t xml:space="preserve"> adjusted accordingly.</w:t>
      </w:r>
      <w:r w:rsidR="00527AAB">
        <w:rPr>
          <w:rFonts w:ascii="Cambria" w:hAnsi="Cambria" w:cs="Calibri"/>
          <w:sz w:val="22"/>
        </w:rPr>
        <w:t xml:space="preserve">  Allocations for FY22 are pending.</w:t>
      </w:r>
    </w:p>
    <w:p w14:paraId="280B5847" w14:textId="4487095E" w:rsidR="00A43F6D" w:rsidRPr="00A43F6D" w:rsidRDefault="00A43F6D" w:rsidP="00A43F6D">
      <w:pPr>
        <w:outlineLvl w:val="0"/>
        <w:rPr>
          <w:rFonts w:ascii="Cambria" w:hAnsi="Cambria" w:cs="Calibri"/>
          <w:sz w:val="22"/>
        </w:rPr>
      </w:pPr>
    </w:p>
    <w:p w14:paraId="563CA659" w14:textId="3A2BF4B2" w:rsidR="001B5055" w:rsidRPr="00AE5F4A" w:rsidRDefault="000D2BC0" w:rsidP="00D86719">
      <w:pPr>
        <w:pStyle w:val="ListParagraph"/>
        <w:numPr>
          <w:ilvl w:val="1"/>
          <w:numId w:val="12"/>
        </w:numPr>
        <w:outlineLvl w:val="0"/>
        <w:rPr>
          <w:rFonts w:ascii="Cambria" w:hAnsi="Cambria" w:cs="Calibri"/>
          <w:sz w:val="22"/>
        </w:rPr>
      </w:pPr>
      <w:r w:rsidRPr="00AE5F4A">
        <w:rPr>
          <w:rFonts w:ascii="Cambria" w:hAnsi="Cambria" w:cs="Calibri"/>
          <w:b/>
          <w:sz w:val="22"/>
        </w:rPr>
        <w:t>Clinic Infrastructure</w:t>
      </w:r>
      <w:r w:rsidR="004A2CDF" w:rsidRPr="00AE5F4A">
        <w:rPr>
          <w:rFonts w:ascii="Cambria" w:hAnsi="Cambria" w:cs="Calibri"/>
          <w:b/>
          <w:sz w:val="22"/>
        </w:rPr>
        <w:t xml:space="preserve"> Assessment</w:t>
      </w:r>
      <w:r w:rsidR="004A2CDF" w:rsidRPr="00AE5F4A">
        <w:rPr>
          <w:rFonts w:ascii="Cambria" w:hAnsi="Cambria" w:cs="Calibri"/>
          <w:sz w:val="22"/>
        </w:rPr>
        <w:t xml:space="preserve"> </w:t>
      </w:r>
      <w:r w:rsidR="00543698" w:rsidRPr="00AE5F4A">
        <w:rPr>
          <w:rFonts w:ascii="Cambria" w:hAnsi="Cambria" w:cs="Calibri"/>
          <w:sz w:val="22"/>
        </w:rPr>
        <w:t>(Range 1 - $4,</w:t>
      </w:r>
      <w:r w:rsidR="00D86719" w:rsidRPr="00AE5F4A">
        <w:rPr>
          <w:rFonts w:ascii="Cambria" w:hAnsi="Cambria" w:cs="Calibri"/>
          <w:sz w:val="22"/>
        </w:rPr>
        <w:t xml:space="preserve">117 </w:t>
      </w:r>
      <w:r w:rsidR="00543698" w:rsidRPr="00AE5F4A">
        <w:rPr>
          <w:rFonts w:ascii="Cambria" w:hAnsi="Cambria" w:cs="Calibri"/>
          <w:sz w:val="22"/>
        </w:rPr>
        <w:t xml:space="preserve">per semester) </w:t>
      </w:r>
      <w:r w:rsidR="004A2CDF" w:rsidRPr="00AE5F4A">
        <w:rPr>
          <w:rFonts w:ascii="Cambria" w:hAnsi="Cambria" w:cs="Calibri"/>
          <w:sz w:val="22"/>
        </w:rPr>
        <w:t xml:space="preserve">is assessed to dental students enrolled in the DDS, DMD and IDDP programs and 100% allocated to the College of Dentistry. </w:t>
      </w:r>
      <w:r w:rsidRPr="00AE5F4A">
        <w:rPr>
          <w:rFonts w:ascii="Cambria" w:hAnsi="Cambria" w:cs="Calibri"/>
          <w:sz w:val="22"/>
        </w:rPr>
        <w:t xml:space="preserve"> </w:t>
      </w:r>
      <w:r w:rsidR="00D86719" w:rsidRPr="00AE5F4A">
        <w:rPr>
          <w:rFonts w:ascii="Cambria" w:hAnsi="Cambria" w:cs="Calibri"/>
          <w:sz w:val="22"/>
        </w:rPr>
        <w:t>Students in the Post Graduate Prosthodontic Specialty Program are also assessed a Clinical Infrastructure Assessment (Range 1 - $500 per semester).</w:t>
      </w:r>
      <w:r w:rsidR="00D06B06" w:rsidRPr="00AE5F4A">
        <w:rPr>
          <w:rFonts w:ascii="Cambria" w:hAnsi="Cambria" w:cs="Calibri"/>
          <w:sz w:val="22"/>
        </w:rPr>
        <w:t xml:space="preserve"> </w:t>
      </w:r>
    </w:p>
    <w:p w14:paraId="62AE1376" w14:textId="516FB207" w:rsidR="002F1CFD" w:rsidRPr="00221BBA" w:rsidRDefault="002F1CFD" w:rsidP="00221BBA">
      <w:pPr>
        <w:outlineLvl w:val="0"/>
        <w:rPr>
          <w:rFonts w:ascii="Cambria" w:hAnsi="Cambria" w:cs="Calibri"/>
          <w:b/>
          <w:sz w:val="22"/>
        </w:rPr>
      </w:pPr>
    </w:p>
    <w:p w14:paraId="27EF0697" w14:textId="2F297F02" w:rsidR="002C6390" w:rsidRPr="00221BBA" w:rsidRDefault="00036C66" w:rsidP="001878C8">
      <w:pPr>
        <w:pStyle w:val="ListParagraph"/>
        <w:numPr>
          <w:ilvl w:val="0"/>
          <w:numId w:val="12"/>
        </w:numPr>
        <w:outlineLvl w:val="0"/>
        <w:rPr>
          <w:rFonts w:ascii="Cambria" w:hAnsi="Cambria" w:cs="Calibri"/>
          <w:b/>
          <w:sz w:val="22"/>
        </w:rPr>
      </w:pPr>
      <w:r w:rsidRPr="00221BBA">
        <w:rPr>
          <w:rFonts w:ascii="Cambria" w:hAnsi="Cambria" w:cs="Calibri"/>
          <w:b/>
          <w:sz w:val="22"/>
        </w:rPr>
        <w:t xml:space="preserve">Self-Support and Practice Plan </w:t>
      </w:r>
      <w:r w:rsidR="002C6390" w:rsidRPr="00221BBA">
        <w:rPr>
          <w:rFonts w:ascii="Cambria" w:hAnsi="Cambria" w:cs="Calibri"/>
          <w:b/>
          <w:sz w:val="22"/>
        </w:rPr>
        <w:t xml:space="preserve">Funds  </w:t>
      </w:r>
    </w:p>
    <w:p w14:paraId="17DC90B8" w14:textId="77777777" w:rsidR="002C6390" w:rsidRPr="00221BBA" w:rsidRDefault="002C6390" w:rsidP="002C6390">
      <w:pPr>
        <w:tabs>
          <w:tab w:val="left" w:pos="1695"/>
        </w:tabs>
        <w:rPr>
          <w:rFonts w:ascii="Cambria" w:hAnsi="Cambria" w:cs="Calibri"/>
          <w:sz w:val="22"/>
        </w:rPr>
      </w:pPr>
      <w:r w:rsidRPr="00221BBA">
        <w:rPr>
          <w:rFonts w:ascii="Cambria" w:hAnsi="Cambria" w:cs="Calibri"/>
          <w:sz w:val="22"/>
        </w:rPr>
        <w:tab/>
      </w:r>
    </w:p>
    <w:p w14:paraId="285DB060" w14:textId="5DFF6B92" w:rsidR="008555B6" w:rsidRPr="00221BBA" w:rsidRDefault="002C65AC" w:rsidP="008555B6">
      <w:pPr>
        <w:pStyle w:val="PlainText"/>
        <w:ind w:left="720"/>
        <w:jc w:val="both"/>
        <w:rPr>
          <w:rFonts w:ascii="Cambria" w:hAnsi="Cambria" w:cs="Calibri"/>
          <w:sz w:val="22"/>
          <w:szCs w:val="24"/>
        </w:rPr>
      </w:pPr>
      <w:r>
        <w:rPr>
          <w:rFonts w:ascii="Cambria" w:hAnsi="Cambria" w:cs="Calibri"/>
          <w:sz w:val="22"/>
          <w:szCs w:val="24"/>
        </w:rPr>
        <w:t>Self-support departmental activities</w:t>
      </w:r>
      <w:r w:rsidR="008555B6" w:rsidRPr="009F43A1">
        <w:rPr>
          <w:rFonts w:ascii="Cambria" w:hAnsi="Cambria" w:cs="Calibri"/>
          <w:sz w:val="22"/>
          <w:szCs w:val="24"/>
        </w:rPr>
        <w:t xml:space="preserve"> and Medical/Dental/Nursing Practice Plan budgets can be entered in the Budget Development modul</w:t>
      </w:r>
      <w:r w:rsidR="002137C3" w:rsidRPr="009F43A1">
        <w:rPr>
          <w:rFonts w:ascii="Cambria" w:hAnsi="Cambria" w:cs="Calibri"/>
          <w:sz w:val="22"/>
          <w:szCs w:val="24"/>
        </w:rPr>
        <w:t>e</w:t>
      </w:r>
      <w:r w:rsidR="008555B6" w:rsidRPr="009F43A1">
        <w:rPr>
          <w:rFonts w:ascii="Cambria" w:hAnsi="Cambria" w:cs="Calibri"/>
          <w:sz w:val="22"/>
          <w:szCs w:val="24"/>
        </w:rPr>
        <w:t>.  Units are responsible for projecting these budgets using prior year actual data and future year estimated revenues and requirements based on activity and or rate changes.  F</w:t>
      </w:r>
      <w:r w:rsidR="008555B6" w:rsidRPr="000D2953">
        <w:rPr>
          <w:rFonts w:ascii="Cambria" w:hAnsi="Cambria" w:cs="Calibri"/>
          <w:sz w:val="22"/>
          <w:szCs w:val="24"/>
        </w:rPr>
        <w:t xml:space="preserve">or the purposes of the </w:t>
      </w:r>
      <w:r>
        <w:rPr>
          <w:rFonts w:ascii="Cambria" w:hAnsi="Cambria" w:cs="Calibri"/>
          <w:sz w:val="22"/>
          <w:szCs w:val="24"/>
        </w:rPr>
        <w:t>Budget Summary of Operations (BSO) – the annual operating budget presented to the Board of Trustees for approval</w:t>
      </w:r>
      <w:r w:rsidR="008555B6" w:rsidRPr="000D2953">
        <w:rPr>
          <w:rFonts w:ascii="Cambria" w:hAnsi="Cambria" w:cs="Calibri"/>
          <w:sz w:val="22"/>
          <w:szCs w:val="24"/>
        </w:rPr>
        <w:t>,</w:t>
      </w:r>
      <w:r w:rsidR="00EE678A">
        <w:rPr>
          <w:rFonts w:ascii="Cambria" w:hAnsi="Cambria" w:cs="Calibri"/>
          <w:sz w:val="22"/>
          <w:szCs w:val="24"/>
        </w:rPr>
        <w:t xml:space="preserve"> a </w:t>
      </w:r>
      <w:r w:rsidR="008555B6" w:rsidRPr="000D2953">
        <w:rPr>
          <w:rFonts w:ascii="Cambria" w:hAnsi="Cambria" w:cs="Calibri"/>
          <w:sz w:val="22"/>
          <w:szCs w:val="24"/>
        </w:rPr>
        <w:t xml:space="preserve">projected growth </w:t>
      </w:r>
      <w:r>
        <w:rPr>
          <w:rFonts w:ascii="Cambria" w:hAnsi="Cambria" w:cs="Calibri"/>
          <w:sz w:val="22"/>
          <w:szCs w:val="24"/>
        </w:rPr>
        <w:t xml:space="preserve">or decline </w:t>
      </w:r>
      <w:r w:rsidR="008555B6" w:rsidRPr="000D2953">
        <w:rPr>
          <w:rFonts w:ascii="Cambria" w:hAnsi="Cambria" w:cs="Calibri"/>
          <w:sz w:val="22"/>
          <w:szCs w:val="24"/>
        </w:rPr>
        <w:t xml:space="preserve">factor is applied to </w:t>
      </w:r>
      <w:r w:rsidR="008555B6" w:rsidRPr="000D2953">
        <w:rPr>
          <w:rFonts w:ascii="Cambria" w:hAnsi="Cambria" w:cs="Calibri"/>
          <w:sz w:val="22"/>
          <w:szCs w:val="24"/>
        </w:rPr>
        <w:lastRenderedPageBreak/>
        <w:t xml:space="preserve">prior year self-support/service plan </w:t>
      </w:r>
      <w:r>
        <w:rPr>
          <w:rFonts w:ascii="Cambria" w:hAnsi="Cambria" w:cs="Calibri"/>
          <w:sz w:val="22"/>
          <w:szCs w:val="24"/>
        </w:rPr>
        <w:t xml:space="preserve">actual </w:t>
      </w:r>
      <w:r w:rsidR="008555B6" w:rsidRPr="000D2953">
        <w:rPr>
          <w:rFonts w:ascii="Cambria" w:hAnsi="Cambria" w:cs="Calibri"/>
          <w:sz w:val="22"/>
          <w:szCs w:val="24"/>
        </w:rPr>
        <w:t>expenses to estimate current year revenue and expenditures.</w:t>
      </w:r>
      <w:r>
        <w:rPr>
          <w:rFonts w:ascii="Cambria" w:hAnsi="Cambria" w:cs="Calibri"/>
          <w:sz w:val="22"/>
          <w:szCs w:val="24"/>
        </w:rPr>
        <w:t xml:space="preserve">   </w:t>
      </w:r>
      <w:r w:rsidR="00E905EE">
        <w:rPr>
          <w:rFonts w:ascii="Cambria" w:hAnsi="Cambria" w:cs="Calibri"/>
          <w:sz w:val="22"/>
          <w:szCs w:val="24"/>
        </w:rPr>
        <w:t>We ask</w:t>
      </w:r>
      <w:r>
        <w:rPr>
          <w:rFonts w:ascii="Cambria" w:hAnsi="Cambria" w:cs="Calibri"/>
          <w:sz w:val="22"/>
          <w:szCs w:val="24"/>
        </w:rPr>
        <w:t xml:space="preserve"> each fiscal office</w:t>
      </w:r>
      <w:r w:rsidR="00E905EE">
        <w:rPr>
          <w:rFonts w:ascii="Cambria" w:hAnsi="Cambria" w:cs="Calibri"/>
          <w:sz w:val="22"/>
          <w:szCs w:val="24"/>
        </w:rPr>
        <w:t>r</w:t>
      </w:r>
      <w:r>
        <w:rPr>
          <w:rFonts w:ascii="Cambria" w:hAnsi="Cambria" w:cs="Calibri"/>
          <w:sz w:val="22"/>
          <w:szCs w:val="24"/>
        </w:rPr>
        <w:t xml:space="preserve"> to be particularly careful regarding the </w:t>
      </w:r>
      <w:r w:rsidR="00E905EE">
        <w:rPr>
          <w:rFonts w:ascii="Cambria" w:hAnsi="Cambria" w:cs="Calibri"/>
          <w:sz w:val="22"/>
          <w:szCs w:val="24"/>
        </w:rPr>
        <w:t xml:space="preserve">revenue </w:t>
      </w:r>
      <w:r>
        <w:rPr>
          <w:rFonts w:ascii="Cambria" w:hAnsi="Cambria" w:cs="Calibri"/>
          <w:sz w:val="22"/>
          <w:szCs w:val="24"/>
        </w:rPr>
        <w:t xml:space="preserve">assumptions, </w:t>
      </w:r>
      <w:r w:rsidR="00E905EE">
        <w:rPr>
          <w:rFonts w:ascii="Cambria" w:hAnsi="Cambria" w:cs="Calibri"/>
          <w:sz w:val="22"/>
          <w:szCs w:val="24"/>
        </w:rPr>
        <w:t xml:space="preserve">so as not to overstate these budgets given all of the unknowns, but likely declining impacts </w:t>
      </w:r>
      <w:r>
        <w:rPr>
          <w:rFonts w:ascii="Cambria" w:hAnsi="Cambria" w:cs="Calibri"/>
          <w:sz w:val="22"/>
          <w:szCs w:val="24"/>
        </w:rPr>
        <w:t>of the pandemic</w:t>
      </w:r>
      <w:r w:rsidR="00E905EE">
        <w:rPr>
          <w:rFonts w:ascii="Cambria" w:hAnsi="Cambria" w:cs="Calibri"/>
          <w:sz w:val="22"/>
          <w:szCs w:val="24"/>
        </w:rPr>
        <w:t>.</w:t>
      </w:r>
    </w:p>
    <w:p w14:paraId="4482D67E" w14:textId="77777777" w:rsidR="00036C66" w:rsidRPr="00221BBA" w:rsidRDefault="00036C66" w:rsidP="00036C66">
      <w:pPr>
        <w:pStyle w:val="PlainText"/>
        <w:ind w:left="360"/>
        <w:jc w:val="both"/>
        <w:rPr>
          <w:rFonts w:ascii="Cambria" w:hAnsi="Cambria" w:cs="Calibri"/>
          <w:sz w:val="22"/>
          <w:szCs w:val="24"/>
        </w:rPr>
      </w:pPr>
    </w:p>
    <w:p w14:paraId="6984CE17" w14:textId="77777777" w:rsidR="00036C66" w:rsidRPr="00221BBA" w:rsidRDefault="002C6390" w:rsidP="00042A4A">
      <w:pPr>
        <w:pStyle w:val="PlainText"/>
        <w:ind w:left="720"/>
        <w:jc w:val="both"/>
        <w:rPr>
          <w:rFonts w:ascii="Cambria" w:hAnsi="Cambria" w:cs="Calibri"/>
          <w:sz w:val="22"/>
          <w:szCs w:val="24"/>
        </w:rPr>
      </w:pPr>
      <w:r w:rsidRPr="00221BBA">
        <w:rPr>
          <w:rFonts w:ascii="Cambria" w:hAnsi="Cambria" w:cs="Calibri"/>
          <w:sz w:val="22"/>
          <w:szCs w:val="24"/>
        </w:rPr>
        <w:t xml:space="preserve">The fund balance and general ledger cash balance should be in a positive financial position and within the allowable carry-forward provisions of the </w:t>
      </w:r>
      <w:hyperlink r:id="rId15" w:history="1">
        <w:r w:rsidRPr="00221BBA">
          <w:rPr>
            <w:rStyle w:val="Hyperlink"/>
            <w:rFonts w:ascii="Cambria" w:hAnsi="Cambria" w:cs="Calibri"/>
            <w:sz w:val="22"/>
            <w:szCs w:val="24"/>
          </w:rPr>
          <w:t>Legislative Audit Commission</w:t>
        </w:r>
      </w:hyperlink>
      <w:r w:rsidRPr="00221BBA">
        <w:rPr>
          <w:rFonts w:ascii="Cambria" w:hAnsi="Cambria" w:cs="Calibri"/>
          <w:sz w:val="22"/>
          <w:szCs w:val="24"/>
        </w:rPr>
        <w:t xml:space="preserve"> for self-supporting funds.  </w:t>
      </w:r>
    </w:p>
    <w:p w14:paraId="4DEA9EA5" w14:textId="77777777" w:rsidR="00036C66" w:rsidRPr="00221BBA" w:rsidRDefault="00036C66" w:rsidP="00036C66">
      <w:pPr>
        <w:pStyle w:val="PlainText"/>
        <w:ind w:left="360"/>
        <w:jc w:val="both"/>
        <w:rPr>
          <w:rFonts w:ascii="Cambria" w:hAnsi="Cambria" w:cs="Calibri"/>
          <w:sz w:val="22"/>
          <w:szCs w:val="24"/>
        </w:rPr>
      </w:pPr>
    </w:p>
    <w:p w14:paraId="5BAF37CE" w14:textId="34A908F1" w:rsidR="002C6390" w:rsidRDefault="002C6390" w:rsidP="002137C3">
      <w:pPr>
        <w:pStyle w:val="PlainText"/>
        <w:ind w:left="720"/>
        <w:rPr>
          <w:rFonts w:ascii="Cambria" w:hAnsi="Cambria" w:cs="Calibri"/>
          <w:color w:val="0000FF"/>
          <w:sz w:val="22"/>
          <w:szCs w:val="24"/>
        </w:rPr>
      </w:pPr>
      <w:r w:rsidRPr="00221BBA">
        <w:rPr>
          <w:rFonts w:ascii="Cambria" w:hAnsi="Cambria" w:cs="Calibri"/>
          <w:sz w:val="22"/>
          <w:szCs w:val="24"/>
        </w:rPr>
        <w:t>Information regarding the calculation of allowable cash balances is provided at:</w:t>
      </w:r>
      <w:r w:rsidR="00036C66" w:rsidRPr="00221BBA">
        <w:rPr>
          <w:rFonts w:ascii="Cambria" w:hAnsi="Cambria" w:cs="Calibri"/>
          <w:sz w:val="22"/>
          <w:szCs w:val="24"/>
        </w:rPr>
        <w:t xml:space="preserve"> </w:t>
      </w:r>
      <w:hyperlink r:id="rId16" w:history="1">
        <w:r w:rsidRPr="00221BBA">
          <w:rPr>
            <w:rStyle w:val="Hyperlink"/>
            <w:rFonts w:ascii="Cambria" w:hAnsi="Cambria"/>
            <w:sz w:val="22"/>
          </w:rPr>
          <w:t>https://www.obfs.uillinois.edu/common/pages/DisplayFile.aspx?itemId=96123</w:t>
        </w:r>
      </w:hyperlink>
      <w:r w:rsidRPr="00221BBA">
        <w:rPr>
          <w:rStyle w:val="Hyperlink"/>
          <w:rFonts w:ascii="Cambria" w:hAnsi="Cambria"/>
          <w:sz w:val="22"/>
          <w:u w:val="none"/>
        </w:rPr>
        <w:t xml:space="preserve">  </w:t>
      </w:r>
      <w:r w:rsidR="00036C66" w:rsidRPr="00221BBA">
        <w:rPr>
          <w:rStyle w:val="Hyperlink"/>
          <w:rFonts w:ascii="Cambria" w:hAnsi="Cambria"/>
          <w:sz w:val="22"/>
          <w:u w:val="none"/>
        </w:rPr>
        <w:t xml:space="preserve"> </w:t>
      </w:r>
      <w:r w:rsidRPr="00221BBA">
        <w:rPr>
          <w:rFonts w:ascii="Cambria" w:hAnsi="Cambria" w:cs="Calibri"/>
          <w:sz w:val="22"/>
          <w:szCs w:val="24"/>
        </w:rPr>
        <w:t>The disposition of any excess funds balances at the end of FY20</w:t>
      </w:r>
      <w:r w:rsidR="00E905EE">
        <w:rPr>
          <w:rFonts w:ascii="Cambria" w:hAnsi="Cambria" w:cs="Calibri"/>
          <w:sz w:val="22"/>
          <w:szCs w:val="24"/>
        </w:rPr>
        <w:t>20</w:t>
      </w:r>
      <w:r w:rsidRPr="00221BBA">
        <w:rPr>
          <w:rFonts w:ascii="Cambria" w:hAnsi="Cambria" w:cs="Calibri"/>
          <w:sz w:val="22"/>
          <w:szCs w:val="24"/>
        </w:rPr>
        <w:t xml:space="preserve"> </w:t>
      </w:r>
      <w:r w:rsidR="00E905EE">
        <w:rPr>
          <w:rFonts w:ascii="Cambria" w:hAnsi="Cambria" w:cs="Calibri"/>
          <w:sz w:val="22"/>
          <w:szCs w:val="24"/>
        </w:rPr>
        <w:t xml:space="preserve">are handled in accordance with </w:t>
      </w:r>
      <w:r w:rsidRPr="00221BBA">
        <w:rPr>
          <w:rFonts w:ascii="Cambria" w:hAnsi="Cambria" w:cs="Calibri"/>
          <w:sz w:val="22"/>
          <w:szCs w:val="24"/>
        </w:rPr>
        <w:t xml:space="preserve">University policy found at:  </w:t>
      </w:r>
      <w:hyperlink r:id="rId17" w:history="1">
        <w:r w:rsidR="002137C3" w:rsidRPr="002E4891">
          <w:rPr>
            <w:rStyle w:val="Hyperlink"/>
            <w:rFonts w:ascii="Cambria" w:hAnsi="Cambria" w:cs="Calibri"/>
            <w:sz w:val="22"/>
            <w:szCs w:val="24"/>
          </w:rPr>
          <w:t>https://uofi.app.box.com/s/aebcku9bp19izdk63ymumg9oyb7c1et1</w:t>
        </w:r>
      </w:hyperlink>
      <w:r w:rsidR="002137C3">
        <w:rPr>
          <w:rFonts w:ascii="Cambria" w:hAnsi="Cambria" w:cs="Calibri"/>
          <w:color w:val="0000FF"/>
          <w:sz w:val="22"/>
          <w:szCs w:val="24"/>
        </w:rPr>
        <w:t xml:space="preserve"> </w:t>
      </w:r>
    </w:p>
    <w:p w14:paraId="1AA711B8" w14:textId="77777777" w:rsidR="002137C3" w:rsidRPr="00221BBA" w:rsidRDefault="002137C3" w:rsidP="00221BBA">
      <w:pPr>
        <w:pStyle w:val="PlainText"/>
        <w:ind w:left="720"/>
        <w:jc w:val="both"/>
        <w:rPr>
          <w:rFonts w:ascii="Cambria" w:hAnsi="Cambria" w:cs="Calibri"/>
          <w:sz w:val="22"/>
          <w:szCs w:val="24"/>
        </w:rPr>
      </w:pPr>
    </w:p>
    <w:p w14:paraId="6BFCD012" w14:textId="15163A86" w:rsidR="002C6390" w:rsidRPr="00221BBA" w:rsidRDefault="002C6390" w:rsidP="00042A4A">
      <w:pPr>
        <w:pStyle w:val="PlainText"/>
        <w:ind w:left="720"/>
        <w:rPr>
          <w:rFonts w:ascii="Cambria" w:hAnsi="Cambria" w:cs="Calibri"/>
          <w:sz w:val="22"/>
          <w:szCs w:val="24"/>
        </w:rPr>
      </w:pPr>
      <w:r w:rsidRPr="00221BBA">
        <w:rPr>
          <w:rFonts w:ascii="Cambria" w:hAnsi="Cambria" w:cs="Calibri"/>
          <w:sz w:val="22"/>
          <w:szCs w:val="24"/>
        </w:rPr>
        <w:t xml:space="preserve">Units with negative balances will be expected to produce </w:t>
      </w:r>
      <w:r w:rsidRPr="00E905EE">
        <w:rPr>
          <w:rFonts w:ascii="Cambria" w:hAnsi="Cambria" w:cs="Calibri"/>
          <w:i/>
          <w:sz w:val="22"/>
          <w:szCs w:val="24"/>
        </w:rPr>
        <w:t>Deficit Reduction Plans</w:t>
      </w:r>
      <w:r w:rsidR="00E905EE">
        <w:rPr>
          <w:rFonts w:ascii="Cambria" w:hAnsi="Cambria" w:cs="Calibri"/>
          <w:sz w:val="22"/>
          <w:szCs w:val="24"/>
        </w:rPr>
        <w:t xml:space="preserve"> following UIC practices</w:t>
      </w:r>
      <w:r w:rsidRPr="00221BBA">
        <w:rPr>
          <w:rFonts w:ascii="Cambria" w:hAnsi="Cambria" w:cs="Calibri"/>
          <w:sz w:val="22"/>
          <w:szCs w:val="24"/>
        </w:rPr>
        <w:t>.</w:t>
      </w:r>
      <w:r w:rsidR="00E905EE">
        <w:rPr>
          <w:rFonts w:ascii="Cambria" w:hAnsi="Cambria" w:cs="Calibri"/>
          <w:sz w:val="22"/>
          <w:szCs w:val="24"/>
        </w:rPr>
        <w:t xml:space="preserve">  Those units will be notified of requirements in the second quarter of the fiscal year.</w:t>
      </w:r>
    </w:p>
    <w:p w14:paraId="352C3EBD" w14:textId="75F6CAD3" w:rsidR="0083744B" w:rsidRPr="00221BBA" w:rsidRDefault="0083744B" w:rsidP="002C6390">
      <w:pPr>
        <w:pStyle w:val="PlainText"/>
        <w:rPr>
          <w:rFonts w:ascii="Cambria" w:hAnsi="Cambria" w:cs="Calibri"/>
          <w:sz w:val="22"/>
          <w:szCs w:val="24"/>
        </w:rPr>
      </w:pPr>
    </w:p>
    <w:p w14:paraId="0FC105F7" w14:textId="77777777" w:rsidR="00EE52CE" w:rsidRPr="00221BBA" w:rsidRDefault="002C6390" w:rsidP="001878C8">
      <w:pPr>
        <w:pStyle w:val="PlainText"/>
        <w:numPr>
          <w:ilvl w:val="0"/>
          <w:numId w:val="12"/>
        </w:numPr>
        <w:outlineLvl w:val="0"/>
        <w:rPr>
          <w:rFonts w:ascii="Cambria" w:hAnsi="Cambria" w:cs="Calibri"/>
          <w:b/>
          <w:sz w:val="22"/>
          <w:szCs w:val="24"/>
          <w:u w:val="single"/>
        </w:rPr>
      </w:pPr>
      <w:r w:rsidRPr="00221BBA">
        <w:rPr>
          <w:rFonts w:ascii="Cambria" w:hAnsi="Cambria" w:cs="Calibri"/>
          <w:b/>
          <w:sz w:val="22"/>
          <w:szCs w:val="24"/>
        </w:rPr>
        <w:t xml:space="preserve"> </w:t>
      </w:r>
      <w:r w:rsidR="00EC0654" w:rsidRPr="00221BBA">
        <w:rPr>
          <w:rFonts w:ascii="Cambria" w:hAnsi="Cambria" w:cs="Calibri"/>
          <w:b/>
          <w:sz w:val="22"/>
          <w:szCs w:val="24"/>
        </w:rPr>
        <w:t xml:space="preserve">Operating Gift funds </w:t>
      </w:r>
    </w:p>
    <w:p w14:paraId="50B52561" w14:textId="2EE208B5" w:rsidR="00EE52CE" w:rsidRPr="00221BBA" w:rsidRDefault="00147744" w:rsidP="00EE52CE">
      <w:pPr>
        <w:pStyle w:val="PlainText"/>
        <w:ind w:left="720"/>
        <w:outlineLvl w:val="0"/>
        <w:rPr>
          <w:rFonts w:ascii="Cambria" w:hAnsi="Cambria" w:cs="Calibri"/>
          <w:sz w:val="22"/>
        </w:rPr>
      </w:pPr>
      <w:r>
        <w:rPr>
          <w:rFonts w:ascii="Cambria" w:hAnsi="Cambria" w:cs="Calibri"/>
          <w:sz w:val="22"/>
        </w:rPr>
        <w:t>Expense budgets for FY 20</w:t>
      </w:r>
      <w:r w:rsidR="002137C3">
        <w:rPr>
          <w:rFonts w:ascii="Cambria" w:hAnsi="Cambria" w:cs="Calibri"/>
          <w:sz w:val="22"/>
        </w:rPr>
        <w:t>2</w:t>
      </w:r>
      <w:r w:rsidR="00B5620E">
        <w:rPr>
          <w:rFonts w:ascii="Cambria" w:hAnsi="Cambria" w:cs="Calibri"/>
          <w:sz w:val="22"/>
        </w:rPr>
        <w:t>2</w:t>
      </w:r>
      <w:r w:rsidR="002137C3">
        <w:rPr>
          <w:rFonts w:ascii="Cambria" w:hAnsi="Cambria" w:cs="Calibri"/>
          <w:sz w:val="22"/>
        </w:rPr>
        <w:t xml:space="preserve"> </w:t>
      </w:r>
      <w:r>
        <w:rPr>
          <w:rFonts w:ascii="Cambria" w:hAnsi="Cambria" w:cs="Calibri"/>
          <w:sz w:val="22"/>
        </w:rPr>
        <w:t xml:space="preserve">will be incremented </w:t>
      </w:r>
      <w:r w:rsidRPr="00301B75">
        <w:rPr>
          <w:rFonts w:ascii="Cambria" w:hAnsi="Cambria" w:cs="Calibri"/>
          <w:sz w:val="22"/>
        </w:rPr>
        <w:t xml:space="preserve">by </w:t>
      </w:r>
      <w:r w:rsidR="00930A6A" w:rsidRPr="00930A6A">
        <w:rPr>
          <w:rFonts w:ascii="Cambria" w:hAnsi="Cambria" w:cs="Calibri"/>
          <w:sz w:val="22"/>
        </w:rPr>
        <w:t>3</w:t>
      </w:r>
      <w:r w:rsidRPr="00930A6A">
        <w:rPr>
          <w:rFonts w:ascii="Cambria" w:hAnsi="Cambria" w:cs="Calibri"/>
          <w:sz w:val="22"/>
        </w:rPr>
        <w:t>%, which is equal to the revenue growth projection provided by the University of Illinois Foundation.</w:t>
      </w:r>
      <w:r>
        <w:rPr>
          <w:rFonts w:ascii="Cambria" w:hAnsi="Cambria" w:cs="Calibri"/>
          <w:sz w:val="22"/>
        </w:rPr>
        <w:t xml:space="preserve">  </w:t>
      </w:r>
      <w:r w:rsidRPr="00221BBA">
        <w:rPr>
          <w:rFonts w:ascii="Cambria" w:hAnsi="Cambria" w:cs="Calibri"/>
          <w:sz w:val="22"/>
        </w:rPr>
        <w:t>The data entry is coordinated centrally for these budgets because the cash amounts provided to colleges and units are based on individual gifts as received, and or endowment distributions at pre-established rates.</w:t>
      </w:r>
    </w:p>
    <w:p w14:paraId="34381E4C" w14:textId="77777777" w:rsidR="00EE52CE" w:rsidRPr="00221BBA" w:rsidRDefault="00EE52CE" w:rsidP="00EE52CE">
      <w:pPr>
        <w:pStyle w:val="PlainText"/>
        <w:ind w:left="720"/>
        <w:outlineLvl w:val="0"/>
        <w:rPr>
          <w:rFonts w:ascii="Cambria" w:hAnsi="Cambria" w:cs="Calibri"/>
          <w:b/>
          <w:sz w:val="22"/>
          <w:szCs w:val="24"/>
          <w:u w:val="single"/>
        </w:rPr>
      </w:pPr>
    </w:p>
    <w:p w14:paraId="22F2F074" w14:textId="154F8ECE" w:rsidR="009E3E10" w:rsidRPr="009E3E10" w:rsidRDefault="00EE52CE" w:rsidP="001878C8">
      <w:pPr>
        <w:pStyle w:val="PlainText"/>
        <w:numPr>
          <w:ilvl w:val="0"/>
          <w:numId w:val="12"/>
        </w:numPr>
        <w:outlineLvl w:val="0"/>
        <w:rPr>
          <w:rFonts w:ascii="Cambria" w:hAnsi="Cambria" w:cs="Calibri"/>
          <w:b/>
          <w:sz w:val="22"/>
          <w:szCs w:val="24"/>
          <w:u w:val="single"/>
        </w:rPr>
      </w:pPr>
      <w:r w:rsidRPr="00221BBA">
        <w:rPr>
          <w:rFonts w:ascii="Cambria" w:hAnsi="Cambria" w:cs="Calibri"/>
          <w:b/>
          <w:sz w:val="22"/>
          <w:szCs w:val="24"/>
        </w:rPr>
        <w:t xml:space="preserve">Sponsored Program budgets.  </w:t>
      </w:r>
      <w:r w:rsidR="00EC0654" w:rsidRPr="00221BBA">
        <w:rPr>
          <w:rFonts w:ascii="Cambria" w:hAnsi="Cambria" w:cs="Calibri"/>
          <w:sz w:val="22"/>
          <w:szCs w:val="24"/>
        </w:rPr>
        <w:t xml:space="preserve">Grants &amp; </w:t>
      </w:r>
      <w:r w:rsidR="00EC0654" w:rsidRPr="00147744">
        <w:rPr>
          <w:rFonts w:ascii="Cambria" w:hAnsi="Cambria" w:cs="Calibri"/>
          <w:sz w:val="22"/>
          <w:szCs w:val="24"/>
        </w:rPr>
        <w:t>Contracts</w:t>
      </w:r>
      <w:r w:rsidR="002C6390" w:rsidRPr="00147744">
        <w:rPr>
          <w:rFonts w:ascii="Cambria" w:hAnsi="Cambria" w:cs="Calibri"/>
          <w:sz w:val="22"/>
          <w:szCs w:val="24"/>
        </w:rPr>
        <w:t xml:space="preserve"> </w:t>
      </w:r>
      <w:bookmarkStart w:id="11" w:name="_Toc359939575"/>
      <w:bookmarkStart w:id="12" w:name="_Toc359939685"/>
      <w:r w:rsidR="00147744" w:rsidRPr="00147744">
        <w:rPr>
          <w:rFonts w:ascii="Cambria" w:hAnsi="Cambria" w:cs="Calibri"/>
          <w:sz w:val="22"/>
          <w:szCs w:val="24"/>
        </w:rPr>
        <w:t>revenue &amp; expense</w:t>
      </w:r>
      <w:r w:rsidR="00147744">
        <w:rPr>
          <w:rFonts w:ascii="Cambria" w:hAnsi="Cambria" w:cs="Calibri"/>
          <w:b/>
          <w:sz w:val="22"/>
          <w:szCs w:val="24"/>
        </w:rPr>
        <w:t xml:space="preserve"> </w:t>
      </w:r>
      <w:r w:rsidRPr="00221BBA">
        <w:rPr>
          <w:rFonts w:ascii="Cambria" w:hAnsi="Cambria" w:cs="Calibri"/>
          <w:sz w:val="22"/>
        </w:rPr>
        <w:t>budgets are</w:t>
      </w:r>
      <w:r w:rsidR="002C6390" w:rsidRPr="00221BBA">
        <w:rPr>
          <w:rFonts w:ascii="Cambria" w:hAnsi="Cambria" w:cs="Calibri"/>
          <w:sz w:val="22"/>
        </w:rPr>
        <w:t xml:space="preserve"> not included in the Budget Development module.</w:t>
      </w:r>
      <w:bookmarkEnd w:id="11"/>
      <w:bookmarkEnd w:id="12"/>
      <w:r w:rsidR="002C6390" w:rsidRPr="00221BBA">
        <w:rPr>
          <w:rFonts w:ascii="Cambria" w:hAnsi="Cambria" w:cs="Calibri"/>
          <w:sz w:val="22"/>
        </w:rPr>
        <w:t xml:space="preserve">   </w:t>
      </w:r>
      <w:r w:rsidR="00A357F0" w:rsidRPr="00221BBA">
        <w:rPr>
          <w:rFonts w:ascii="Cambria" w:hAnsi="Cambria" w:cs="Calibri"/>
          <w:sz w:val="22"/>
        </w:rPr>
        <w:t xml:space="preserve">The </w:t>
      </w:r>
      <w:r w:rsidR="00147744">
        <w:rPr>
          <w:rFonts w:ascii="Cambria" w:hAnsi="Cambria" w:cs="Calibri"/>
          <w:sz w:val="22"/>
        </w:rPr>
        <w:t xml:space="preserve">Office of </w:t>
      </w:r>
      <w:r w:rsidR="007D37A8">
        <w:rPr>
          <w:rFonts w:ascii="Cambria" w:hAnsi="Cambria" w:cs="Calibri"/>
          <w:sz w:val="22"/>
        </w:rPr>
        <w:t xml:space="preserve">Sponsored Programs </w:t>
      </w:r>
      <w:r w:rsidR="008555B6">
        <w:rPr>
          <w:rFonts w:ascii="Cambria" w:hAnsi="Cambria" w:cs="Calibri"/>
          <w:sz w:val="22"/>
        </w:rPr>
        <w:t xml:space="preserve">does the </w:t>
      </w:r>
      <w:r w:rsidR="008555B6" w:rsidRPr="00221BBA">
        <w:rPr>
          <w:rFonts w:ascii="Cambria" w:hAnsi="Cambria" w:cs="Calibri"/>
          <w:sz w:val="22"/>
        </w:rPr>
        <w:t xml:space="preserve">data entry </w:t>
      </w:r>
      <w:r w:rsidR="008555B6">
        <w:rPr>
          <w:rFonts w:ascii="Cambria" w:hAnsi="Cambria" w:cs="Calibri"/>
          <w:sz w:val="22"/>
        </w:rPr>
        <w:t xml:space="preserve">in Banner </w:t>
      </w:r>
      <w:r w:rsidR="00147744">
        <w:rPr>
          <w:rFonts w:ascii="Cambria" w:hAnsi="Cambria" w:cs="Calibri"/>
          <w:sz w:val="22"/>
        </w:rPr>
        <w:t>based on each fund’s Notice of Award</w:t>
      </w:r>
      <w:r w:rsidR="00147744" w:rsidRPr="00221BBA">
        <w:rPr>
          <w:rFonts w:ascii="Cambria" w:hAnsi="Cambria" w:cs="Calibri"/>
          <w:sz w:val="22"/>
        </w:rPr>
        <w:t>.</w:t>
      </w:r>
      <w:r w:rsidR="008555B6">
        <w:rPr>
          <w:rFonts w:ascii="Cambria" w:hAnsi="Cambria" w:cs="Calibri"/>
          <w:sz w:val="22"/>
        </w:rPr>
        <w:t xml:space="preserve">  For</w:t>
      </w:r>
      <w:r w:rsidR="00147744">
        <w:rPr>
          <w:rFonts w:ascii="Cambria" w:hAnsi="Cambria" w:cs="Calibri"/>
          <w:sz w:val="22"/>
        </w:rPr>
        <w:t xml:space="preserve"> purposes of the Budget Summary for Operations (BSO), only direct expenses are included (</w:t>
      </w:r>
      <w:r w:rsidR="00352571">
        <w:rPr>
          <w:rFonts w:ascii="Cambria" w:hAnsi="Cambria" w:cs="Calibri"/>
          <w:sz w:val="22"/>
        </w:rPr>
        <w:t xml:space="preserve">Facilities &amp; Administrative </w:t>
      </w:r>
      <w:r w:rsidR="00147744">
        <w:rPr>
          <w:rFonts w:ascii="Cambria" w:hAnsi="Cambria" w:cs="Calibri"/>
          <w:sz w:val="22"/>
        </w:rPr>
        <w:t xml:space="preserve">and Administrative Allowance </w:t>
      </w:r>
      <w:r w:rsidR="00352571">
        <w:rPr>
          <w:rFonts w:ascii="Cambria" w:hAnsi="Cambria" w:cs="Calibri"/>
          <w:sz w:val="22"/>
        </w:rPr>
        <w:t xml:space="preserve">charges on sponsored programs </w:t>
      </w:r>
      <w:r w:rsidR="00147744">
        <w:rPr>
          <w:rFonts w:ascii="Cambria" w:hAnsi="Cambria" w:cs="Calibri"/>
          <w:sz w:val="22"/>
        </w:rPr>
        <w:t>are excluded to prevent double counting, as those revenue &amp; expense budgets are already recorded on Institutional funds).  Also</w:t>
      </w:r>
      <w:r w:rsidR="002137C3">
        <w:rPr>
          <w:rFonts w:ascii="Cambria" w:hAnsi="Cambria" w:cs="Calibri"/>
          <w:sz w:val="22"/>
        </w:rPr>
        <w:t>,</w:t>
      </w:r>
      <w:r w:rsidR="00147744">
        <w:rPr>
          <w:rFonts w:ascii="Cambria" w:hAnsi="Cambria" w:cs="Calibri"/>
          <w:sz w:val="22"/>
        </w:rPr>
        <w:t xml:space="preserve"> for the purposes of the BSO, an estimated annual growth factor (increment or decrement) is applied to prior year actual expenses based upon analysis conducted in collaboration between Budget and Financial Analysis and the Office of Grants and Contracts.</w:t>
      </w:r>
    </w:p>
    <w:p w14:paraId="4AA359C6" w14:textId="77777777" w:rsidR="009E3E10" w:rsidRPr="009E3E10" w:rsidRDefault="009E3E10" w:rsidP="009E3E10">
      <w:pPr>
        <w:pStyle w:val="PlainText"/>
        <w:ind w:left="720"/>
        <w:outlineLvl w:val="0"/>
        <w:rPr>
          <w:rFonts w:ascii="Cambria" w:hAnsi="Cambria" w:cs="Calibri"/>
          <w:b/>
          <w:sz w:val="22"/>
          <w:szCs w:val="24"/>
          <w:u w:val="single"/>
        </w:rPr>
      </w:pPr>
    </w:p>
    <w:p w14:paraId="1620938D" w14:textId="49D80778" w:rsidR="009E3E10" w:rsidRPr="009E3E10" w:rsidRDefault="004E4717" w:rsidP="001878C8">
      <w:pPr>
        <w:pStyle w:val="PlainText"/>
        <w:numPr>
          <w:ilvl w:val="0"/>
          <w:numId w:val="12"/>
        </w:numPr>
        <w:outlineLvl w:val="0"/>
        <w:rPr>
          <w:rFonts w:ascii="Cambria" w:hAnsi="Cambria" w:cs="Calibri"/>
          <w:b/>
          <w:sz w:val="22"/>
          <w:szCs w:val="24"/>
          <w:u w:val="single"/>
        </w:rPr>
      </w:pPr>
      <w:r w:rsidRPr="009E3E10">
        <w:rPr>
          <w:rFonts w:ascii="Cambria" w:hAnsi="Cambria"/>
          <w:b/>
          <w:sz w:val="22"/>
        </w:rPr>
        <w:t>Escrow Repayment Plan</w:t>
      </w:r>
      <w:r w:rsidR="009E3E10">
        <w:rPr>
          <w:rFonts w:ascii="Cambria" w:hAnsi="Cambria"/>
          <w:b/>
          <w:sz w:val="22"/>
        </w:rPr>
        <w:t xml:space="preserve">.  </w:t>
      </w:r>
      <w:r w:rsidRPr="009E3E10">
        <w:rPr>
          <w:rFonts w:ascii="Cambria" w:hAnsi="Cambria" w:cs="Calibri"/>
          <w:sz w:val="22"/>
        </w:rPr>
        <w:t>During FY 202</w:t>
      </w:r>
      <w:r w:rsidR="00B5620E">
        <w:rPr>
          <w:rFonts w:ascii="Cambria" w:hAnsi="Cambria" w:cs="Calibri"/>
          <w:sz w:val="22"/>
        </w:rPr>
        <w:t>2</w:t>
      </w:r>
      <w:r w:rsidRPr="009E3E10">
        <w:rPr>
          <w:rFonts w:ascii="Cambria" w:hAnsi="Cambria" w:cs="Calibri"/>
          <w:sz w:val="22"/>
        </w:rPr>
        <w:t>, UIC will provide the</w:t>
      </w:r>
      <w:r w:rsidR="00B5620E">
        <w:rPr>
          <w:rFonts w:ascii="Cambria" w:hAnsi="Cambria" w:cs="Calibri"/>
          <w:sz w:val="22"/>
        </w:rPr>
        <w:t xml:space="preserve"> fifth</w:t>
      </w:r>
      <w:r w:rsidRPr="009E3E10">
        <w:rPr>
          <w:rFonts w:ascii="Cambria" w:hAnsi="Cambria" w:cs="Calibri"/>
          <w:sz w:val="22"/>
        </w:rPr>
        <w:t xml:space="preserve"> cash payment of escrowed funds</w:t>
      </w:r>
      <w:r w:rsidRPr="00F47CE0">
        <w:rPr>
          <w:rFonts w:ascii="Cambria" w:hAnsi="Cambria" w:cs="Calibri"/>
          <w:sz w:val="22"/>
        </w:rPr>
        <w:t xml:space="preserve">.   See Appendix </w:t>
      </w:r>
      <w:r w:rsidR="003510CD" w:rsidRPr="00F47CE0">
        <w:rPr>
          <w:rFonts w:ascii="Cambria" w:hAnsi="Cambria" w:cs="Calibri"/>
          <w:sz w:val="22"/>
        </w:rPr>
        <w:t>B</w:t>
      </w:r>
      <w:r w:rsidRPr="00F47CE0">
        <w:rPr>
          <w:rFonts w:ascii="Cambria" w:hAnsi="Cambria" w:cs="Calibri"/>
          <w:sz w:val="22"/>
        </w:rPr>
        <w:t>.</w:t>
      </w:r>
      <w:r w:rsidRPr="00F47CE0">
        <w:rPr>
          <w:rFonts w:ascii="Cambria" w:hAnsi="Cambria" w:cs="Calibri"/>
          <w:b/>
          <w:sz w:val="22"/>
        </w:rPr>
        <w:t xml:space="preserve"> </w:t>
      </w:r>
      <w:r w:rsidRPr="00F47CE0">
        <w:rPr>
          <w:rFonts w:ascii="Cambria" w:hAnsi="Cambria" w:cs="Calibri"/>
          <w:sz w:val="22"/>
        </w:rPr>
        <w:t>for Escrow Repayment Plan details.</w:t>
      </w:r>
      <w:r w:rsidRPr="009E3E10">
        <w:rPr>
          <w:rFonts w:ascii="Cambria" w:hAnsi="Cambria" w:cs="Calibri"/>
          <w:sz w:val="22"/>
        </w:rPr>
        <w:t xml:space="preserve">   </w:t>
      </w:r>
    </w:p>
    <w:p w14:paraId="37C49D22" w14:textId="77777777" w:rsidR="009E3E10" w:rsidRDefault="009E3E10" w:rsidP="009E3E10">
      <w:pPr>
        <w:pStyle w:val="ListParagraph"/>
        <w:rPr>
          <w:rFonts w:ascii="Cambria" w:hAnsi="Cambria" w:cs="Calibri"/>
          <w:b/>
          <w:sz w:val="22"/>
        </w:rPr>
      </w:pPr>
    </w:p>
    <w:p w14:paraId="548009CC" w14:textId="41671BD1" w:rsidR="00036C66" w:rsidRPr="009E3E10" w:rsidRDefault="00227C5F" w:rsidP="001878C8">
      <w:pPr>
        <w:pStyle w:val="PlainText"/>
        <w:numPr>
          <w:ilvl w:val="0"/>
          <w:numId w:val="12"/>
        </w:numPr>
        <w:outlineLvl w:val="0"/>
        <w:rPr>
          <w:rFonts w:ascii="Cambria" w:hAnsi="Cambria" w:cs="Calibri"/>
          <w:b/>
          <w:sz w:val="22"/>
          <w:szCs w:val="24"/>
          <w:u w:val="single"/>
        </w:rPr>
      </w:pPr>
      <w:r>
        <w:rPr>
          <w:rFonts w:ascii="Cambria" w:hAnsi="Cambria" w:cs="Calibri"/>
          <w:b/>
          <w:sz w:val="22"/>
          <w:szCs w:val="24"/>
        </w:rPr>
        <w:t>Technology Solutions</w:t>
      </w:r>
      <w:r w:rsidR="00114050" w:rsidRPr="009E3E10">
        <w:rPr>
          <w:rFonts w:ascii="Cambria" w:hAnsi="Cambria" w:cs="Calibri"/>
          <w:b/>
          <w:sz w:val="22"/>
          <w:szCs w:val="24"/>
        </w:rPr>
        <w:t xml:space="preserve"> Rate and Funding</w:t>
      </w:r>
      <w:r w:rsidR="009E3E10">
        <w:rPr>
          <w:rFonts w:ascii="Cambria" w:hAnsi="Cambria" w:cs="Calibri"/>
          <w:i/>
          <w:sz w:val="22"/>
          <w:szCs w:val="24"/>
        </w:rPr>
        <w:t xml:space="preserve">.  </w:t>
      </w:r>
      <w:r w:rsidR="00036C66" w:rsidRPr="009E3E10">
        <w:rPr>
          <w:rFonts w:ascii="Cambria" w:hAnsi="Cambria"/>
          <w:sz w:val="22"/>
        </w:rPr>
        <w:t>In FY2017, UIC implemented the IT Rate and Funding model utilizing</w:t>
      </w:r>
      <w:r w:rsidR="00114050" w:rsidRPr="009E3E10">
        <w:rPr>
          <w:rFonts w:ascii="Cambria" w:hAnsi="Cambria"/>
          <w:sz w:val="22"/>
        </w:rPr>
        <w:t xml:space="preserve"> an enterprise approach for funding IT technologies.  This transitioned the university from an outdated model of charging for phone lines to a pricing model based upon unit FTEs for a “Basic Bundle” of services.  </w:t>
      </w:r>
    </w:p>
    <w:p w14:paraId="276C9F53" w14:textId="77777777" w:rsidR="00036C66" w:rsidRPr="00493167" w:rsidRDefault="00036C66" w:rsidP="00036C66">
      <w:pPr>
        <w:ind w:left="360"/>
        <w:jc w:val="both"/>
        <w:rPr>
          <w:rFonts w:ascii="Cambria" w:hAnsi="Cambria"/>
          <w:sz w:val="22"/>
        </w:rPr>
      </w:pPr>
    </w:p>
    <w:p w14:paraId="2FF24D82" w14:textId="07B0DF21" w:rsidR="00114050" w:rsidRPr="00493167" w:rsidRDefault="00114050" w:rsidP="00042A4A">
      <w:pPr>
        <w:ind w:left="720"/>
        <w:jc w:val="both"/>
        <w:rPr>
          <w:rFonts w:ascii="Cambria" w:hAnsi="Cambria"/>
          <w:sz w:val="22"/>
        </w:rPr>
      </w:pPr>
      <w:r w:rsidRPr="00493167">
        <w:rPr>
          <w:rFonts w:ascii="Cambria" w:hAnsi="Cambria"/>
          <w:sz w:val="22"/>
        </w:rPr>
        <w:t xml:space="preserve">The rates for FY2017 were $43 per adjusted FTE for Chicago Campus, $82 per FTE for UA employees, and $17 per FTE for the regional campuses.  During the first year of implementation, units were held harmless from higher costs resulting from the new rate structure while others were assessed a “tax on savings” to pay for the hold harmless component.  </w:t>
      </w:r>
    </w:p>
    <w:p w14:paraId="7D944572" w14:textId="77777777" w:rsidR="00114050" w:rsidRPr="00493167" w:rsidRDefault="00114050" w:rsidP="00114050">
      <w:pPr>
        <w:jc w:val="both"/>
        <w:rPr>
          <w:rFonts w:ascii="Cambria" w:hAnsi="Cambria"/>
          <w:sz w:val="22"/>
        </w:rPr>
      </w:pPr>
    </w:p>
    <w:p w14:paraId="744D400A" w14:textId="77777777" w:rsidR="00EE52CE" w:rsidRPr="00493167" w:rsidRDefault="00114050" w:rsidP="00042A4A">
      <w:pPr>
        <w:ind w:left="720"/>
        <w:jc w:val="both"/>
        <w:rPr>
          <w:rFonts w:ascii="Cambria" w:hAnsi="Cambria"/>
          <w:sz w:val="22"/>
        </w:rPr>
      </w:pPr>
      <w:r w:rsidRPr="00493167">
        <w:rPr>
          <w:rFonts w:ascii="Cambria" w:hAnsi="Cambria"/>
          <w:sz w:val="22"/>
        </w:rPr>
        <w:t xml:space="preserve">In FY2018, </w:t>
      </w:r>
      <w:r w:rsidR="00036C66" w:rsidRPr="00493167">
        <w:rPr>
          <w:rFonts w:ascii="Cambria" w:hAnsi="Cambria"/>
          <w:sz w:val="22"/>
        </w:rPr>
        <w:t xml:space="preserve">we eliminated </w:t>
      </w:r>
      <w:r w:rsidRPr="00493167">
        <w:rPr>
          <w:rFonts w:ascii="Cambria" w:hAnsi="Cambria"/>
          <w:sz w:val="22"/>
        </w:rPr>
        <w:t>the hold harmless provision</w:t>
      </w:r>
      <w:r w:rsidR="00036C66" w:rsidRPr="00493167">
        <w:rPr>
          <w:rFonts w:ascii="Cambria" w:hAnsi="Cambria"/>
          <w:sz w:val="22"/>
        </w:rPr>
        <w:t xml:space="preserve"> </w:t>
      </w:r>
      <w:r w:rsidRPr="00493167">
        <w:rPr>
          <w:rFonts w:ascii="Cambria" w:hAnsi="Cambria"/>
          <w:sz w:val="22"/>
        </w:rPr>
        <w:t xml:space="preserve">and UIC units were charged $49 per adjusted FTE for UIC based employees.  </w:t>
      </w:r>
      <w:r w:rsidR="00036C66" w:rsidRPr="00493167">
        <w:rPr>
          <w:rFonts w:ascii="Cambria" w:hAnsi="Cambria"/>
          <w:sz w:val="22"/>
        </w:rPr>
        <w:t xml:space="preserve"> </w:t>
      </w:r>
    </w:p>
    <w:p w14:paraId="2A0612A4" w14:textId="77777777" w:rsidR="00EE52CE" w:rsidRPr="00493167" w:rsidRDefault="00EE52CE" w:rsidP="00042A4A">
      <w:pPr>
        <w:ind w:left="720"/>
        <w:jc w:val="both"/>
        <w:rPr>
          <w:rFonts w:ascii="Cambria" w:hAnsi="Cambria"/>
          <w:sz w:val="22"/>
        </w:rPr>
      </w:pPr>
    </w:p>
    <w:p w14:paraId="28768C2F" w14:textId="2B2CB7DB" w:rsidR="00114050" w:rsidRDefault="00114050" w:rsidP="00042A4A">
      <w:pPr>
        <w:ind w:left="720"/>
        <w:jc w:val="both"/>
        <w:rPr>
          <w:rFonts w:ascii="Cambria" w:hAnsi="Cambria"/>
          <w:sz w:val="22"/>
        </w:rPr>
      </w:pPr>
      <w:r w:rsidRPr="00493167">
        <w:rPr>
          <w:rFonts w:ascii="Cambria" w:hAnsi="Cambria"/>
          <w:sz w:val="22"/>
        </w:rPr>
        <w:t xml:space="preserve">For FY2019, </w:t>
      </w:r>
      <w:r w:rsidR="00B033EC" w:rsidRPr="00B76944">
        <w:rPr>
          <w:rFonts w:ascii="Cambria" w:hAnsi="Cambria" w:cs="Calibri"/>
          <w:sz w:val="22"/>
        </w:rPr>
        <w:t>Technology Solutions</w:t>
      </w:r>
      <w:r w:rsidR="00147744" w:rsidRPr="00493167">
        <w:rPr>
          <w:rFonts w:ascii="Cambria" w:hAnsi="Cambria"/>
          <w:sz w:val="22"/>
        </w:rPr>
        <w:t xml:space="preserve"> </w:t>
      </w:r>
      <w:r w:rsidR="00352571">
        <w:rPr>
          <w:rFonts w:ascii="Cambria" w:hAnsi="Cambria"/>
          <w:sz w:val="22"/>
        </w:rPr>
        <w:t>implemented</w:t>
      </w:r>
      <w:r w:rsidR="00147744" w:rsidRPr="00493167">
        <w:rPr>
          <w:rFonts w:ascii="Cambria" w:hAnsi="Cambria"/>
          <w:sz w:val="22"/>
        </w:rPr>
        <w:t xml:space="preserve"> a rate increase to</w:t>
      </w:r>
      <w:r w:rsidR="00036C66" w:rsidRPr="00493167">
        <w:rPr>
          <w:rFonts w:ascii="Cambria" w:hAnsi="Cambria"/>
          <w:sz w:val="22"/>
        </w:rPr>
        <w:t xml:space="preserve"> $61 p</w:t>
      </w:r>
      <w:r w:rsidR="004F04C5" w:rsidRPr="00493167">
        <w:rPr>
          <w:rFonts w:ascii="Cambria" w:hAnsi="Cambria"/>
          <w:sz w:val="22"/>
        </w:rPr>
        <w:t xml:space="preserve">er adjusted UIC based employees </w:t>
      </w:r>
      <w:r w:rsidR="00C54193" w:rsidRPr="00493167">
        <w:rPr>
          <w:rFonts w:ascii="Cambria" w:hAnsi="Cambria"/>
          <w:sz w:val="22"/>
        </w:rPr>
        <w:t>per month</w:t>
      </w:r>
      <w:r w:rsidR="004F04C5" w:rsidRPr="00493167">
        <w:rPr>
          <w:rFonts w:ascii="Cambria" w:hAnsi="Cambria"/>
          <w:sz w:val="22"/>
        </w:rPr>
        <w:t>.</w:t>
      </w:r>
      <w:r w:rsidR="00036C66" w:rsidRPr="00493167">
        <w:rPr>
          <w:rFonts w:ascii="Cambria" w:hAnsi="Cambria"/>
          <w:sz w:val="22"/>
        </w:rPr>
        <w:t xml:space="preserve"> </w:t>
      </w:r>
      <w:r w:rsidR="00EE52CE" w:rsidRPr="00493167">
        <w:rPr>
          <w:rFonts w:ascii="Cambria" w:hAnsi="Cambria"/>
          <w:sz w:val="22"/>
        </w:rPr>
        <w:t xml:space="preserve">  </w:t>
      </w:r>
      <w:r w:rsidR="00147744" w:rsidRPr="00493167">
        <w:rPr>
          <w:rFonts w:ascii="Cambria" w:hAnsi="Cambria"/>
          <w:sz w:val="22"/>
        </w:rPr>
        <w:t xml:space="preserve">The rate is computed using a snapshot of FTE counts divided by total projected costs for bundled services (net of State and Institutional budgets allocated to </w:t>
      </w:r>
      <w:r w:rsidR="00B033EC" w:rsidRPr="00DF7B72">
        <w:rPr>
          <w:rFonts w:ascii="Cambria" w:hAnsi="Cambria" w:cs="Calibri"/>
          <w:sz w:val="22"/>
        </w:rPr>
        <w:t>Technology Solutions</w:t>
      </w:r>
      <w:r w:rsidR="00147744" w:rsidRPr="00493167">
        <w:rPr>
          <w:rFonts w:ascii="Cambria" w:hAnsi="Cambria"/>
          <w:sz w:val="22"/>
        </w:rPr>
        <w:t xml:space="preserve"> and Library and IT Fee revenue.)   </w:t>
      </w:r>
      <w:r w:rsidR="00C54193" w:rsidRPr="00493167">
        <w:rPr>
          <w:rFonts w:ascii="Cambria" w:hAnsi="Cambria"/>
          <w:sz w:val="22"/>
        </w:rPr>
        <w:t>For System Office personnel based in Chicago, the rate is</w:t>
      </w:r>
      <w:r w:rsidR="00147744" w:rsidRPr="00493167">
        <w:rPr>
          <w:rFonts w:ascii="Cambria" w:hAnsi="Cambria"/>
          <w:sz w:val="22"/>
        </w:rPr>
        <w:t xml:space="preserve"> an unsubsidized rate of</w:t>
      </w:r>
      <w:r w:rsidR="00C54193" w:rsidRPr="00493167">
        <w:rPr>
          <w:rFonts w:ascii="Cambria" w:hAnsi="Cambria"/>
          <w:sz w:val="22"/>
        </w:rPr>
        <w:t xml:space="preserve"> $91 per FTE per month.  </w:t>
      </w:r>
      <w:r w:rsidR="00493167">
        <w:rPr>
          <w:rFonts w:ascii="Cambria" w:hAnsi="Cambria"/>
          <w:sz w:val="22"/>
        </w:rPr>
        <w:t xml:space="preserve"> </w:t>
      </w:r>
    </w:p>
    <w:p w14:paraId="25147D09" w14:textId="6EEAAF80" w:rsidR="00493167" w:rsidRDefault="00493167" w:rsidP="00042A4A">
      <w:pPr>
        <w:ind w:left="720"/>
        <w:jc w:val="both"/>
        <w:rPr>
          <w:rFonts w:ascii="Cambria" w:hAnsi="Cambria"/>
          <w:sz w:val="22"/>
        </w:rPr>
      </w:pPr>
    </w:p>
    <w:p w14:paraId="0761ADAA" w14:textId="604B183D" w:rsidR="004C1441" w:rsidRDefault="00493167" w:rsidP="004C1441">
      <w:pPr>
        <w:ind w:left="720"/>
        <w:jc w:val="both"/>
        <w:rPr>
          <w:rFonts w:ascii="Cambria" w:hAnsi="Cambria"/>
          <w:sz w:val="22"/>
        </w:rPr>
      </w:pPr>
      <w:r w:rsidRPr="00B76944">
        <w:rPr>
          <w:rFonts w:ascii="Cambria" w:hAnsi="Cambria"/>
          <w:sz w:val="22"/>
        </w:rPr>
        <w:t>For FY2020</w:t>
      </w:r>
      <w:r w:rsidR="00B5620E" w:rsidRPr="00B76944">
        <w:rPr>
          <w:rFonts w:ascii="Cambria" w:hAnsi="Cambria"/>
          <w:sz w:val="22"/>
        </w:rPr>
        <w:t xml:space="preserve"> &amp; 2021</w:t>
      </w:r>
      <w:r w:rsidRPr="00B76944">
        <w:rPr>
          <w:rFonts w:ascii="Cambria" w:hAnsi="Cambria"/>
          <w:sz w:val="22"/>
        </w:rPr>
        <w:t xml:space="preserve">, a decision </w:t>
      </w:r>
      <w:r w:rsidR="00B63A5C" w:rsidRPr="00B76944">
        <w:rPr>
          <w:rFonts w:ascii="Cambria" w:hAnsi="Cambria"/>
          <w:sz w:val="22"/>
        </w:rPr>
        <w:t>was</w:t>
      </w:r>
      <w:r w:rsidRPr="00B76944">
        <w:rPr>
          <w:rFonts w:ascii="Cambria" w:hAnsi="Cambria"/>
          <w:sz w:val="22"/>
        </w:rPr>
        <w:t xml:space="preserve"> made to keep the rate flat at $61 per (adjusted UIC based) employee per month.  </w:t>
      </w:r>
      <w:r w:rsidRPr="00930A6A">
        <w:rPr>
          <w:rFonts w:ascii="Cambria" w:hAnsi="Cambria"/>
          <w:sz w:val="22"/>
        </w:rPr>
        <w:t xml:space="preserve"> System Office personnel will be charged $91 per month. </w:t>
      </w:r>
      <w:r w:rsidR="00B63A5C" w:rsidRPr="00930A6A">
        <w:rPr>
          <w:rFonts w:ascii="Cambria" w:hAnsi="Cambria"/>
          <w:sz w:val="22"/>
        </w:rPr>
        <w:t xml:space="preserve">  The rates </w:t>
      </w:r>
      <w:r w:rsidR="00B5620E" w:rsidRPr="00930A6A">
        <w:rPr>
          <w:rFonts w:ascii="Cambria" w:hAnsi="Cambria"/>
          <w:sz w:val="22"/>
        </w:rPr>
        <w:t xml:space="preserve">will </w:t>
      </w:r>
      <w:r w:rsidR="00227C5F" w:rsidRPr="00930A6A">
        <w:rPr>
          <w:rFonts w:ascii="Cambria" w:hAnsi="Cambria"/>
          <w:sz w:val="22"/>
        </w:rPr>
        <w:t xml:space="preserve">also </w:t>
      </w:r>
      <w:r w:rsidR="00B5620E" w:rsidRPr="00930A6A">
        <w:rPr>
          <w:rFonts w:ascii="Cambria" w:hAnsi="Cambria"/>
          <w:sz w:val="22"/>
        </w:rPr>
        <w:t>remain unchanged for FY2022</w:t>
      </w:r>
      <w:bookmarkStart w:id="13" w:name="_Toc359939667"/>
      <w:bookmarkEnd w:id="1"/>
      <w:r w:rsidR="00875FBD">
        <w:rPr>
          <w:rFonts w:ascii="Cambria" w:hAnsi="Cambria"/>
          <w:sz w:val="22"/>
        </w:rPr>
        <w:t>.</w:t>
      </w:r>
    </w:p>
    <w:p w14:paraId="3BEDD6E5" w14:textId="77777777" w:rsidR="00875FBD" w:rsidRDefault="00875FBD" w:rsidP="004C1441">
      <w:pPr>
        <w:ind w:left="720"/>
        <w:jc w:val="both"/>
        <w:rPr>
          <w:rFonts w:ascii="Cambria" w:hAnsi="Cambria"/>
          <w:sz w:val="22"/>
        </w:rPr>
      </w:pPr>
    </w:p>
    <w:p w14:paraId="6DB98C6C" w14:textId="515ED6B7" w:rsidR="00FC49FF" w:rsidRDefault="00FC49FF" w:rsidP="004C1441">
      <w:pPr>
        <w:ind w:left="720"/>
        <w:jc w:val="both"/>
        <w:rPr>
          <w:rFonts w:ascii="Cambria" w:hAnsi="Cambria"/>
          <w:sz w:val="22"/>
        </w:rPr>
      </w:pPr>
    </w:p>
    <w:p w14:paraId="010ABB7B" w14:textId="0FAB9778" w:rsidR="00105BBE" w:rsidRPr="002A2653" w:rsidRDefault="00EF6B80" w:rsidP="00105BBE">
      <w:pPr>
        <w:pStyle w:val="ListParagraph"/>
        <w:numPr>
          <w:ilvl w:val="0"/>
          <w:numId w:val="12"/>
        </w:numPr>
        <w:jc w:val="both"/>
        <w:rPr>
          <w:rFonts w:ascii="Cambria" w:hAnsi="Cambria"/>
          <w:b/>
          <w:sz w:val="22"/>
        </w:rPr>
      </w:pPr>
      <w:r w:rsidRPr="002A2653">
        <w:rPr>
          <w:rFonts w:ascii="Cambria" w:hAnsi="Cambria"/>
          <w:b/>
          <w:sz w:val="22"/>
        </w:rPr>
        <w:t>Higher Education Emergency Relief Funds</w:t>
      </w:r>
      <w:r w:rsidR="008F667F" w:rsidRPr="002A2653">
        <w:rPr>
          <w:rFonts w:ascii="Cambria" w:hAnsi="Cambria"/>
          <w:b/>
          <w:sz w:val="22"/>
        </w:rPr>
        <w:t xml:space="preserve"> I,</w:t>
      </w:r>
      <w:r w:rsidRPr="002A2653">
        <w:rPr>
          <w:rFonts w:ascii="Cambria" w:hAnsi="Cambria"/>
          <w:b/>
          <w:sz w:val="22"/>
        </w:rPr>
        <w:t xml:space="preserve"> </w:t>
      </w:r>
      <w:r w:rsidR="00FE458B" w:rsidRPr="002A2653">
        <w:rPr>
          <w:rFonts w:ascii="Cambria" w:hAnsi="Cambria"/>
          <w:b/>
          <w:sz w:val="22"/>
        </w:rPr>
        <w:t>II</w:t>
      </w:r>
      <w:r w:rsidR="008F667F" w:rsidRPr="002A2653">
        <w:rPr>
          <w:rFonts w:ascii="Cambria" w:hAnsi="Cambria"/>
          <w:b/>
          <w:sz w:val="22"/>
        </w:rPr>
        <w:t>,</w:t>
      </w:r>
      <w:r w:rsidR="00FE458B" w:rsidRPr="002A2653">
        <w:rPr>
          <w:rFonts w:ascii="Cambria" w:hAnsi="Cambria"/>
          <w:b/>
          <w:sz w:val="22"/>
        </w:rPr>
        <w:t xml:space="preserve"> &amp; III </w:t>
      </w:r>
      <w:r w:rsidRPr="002A2653">
        <w:rPr>
          <w:rFonts w:ascii="Cambria" w:hAnsi="Cambria"/>
          <w:b/>
          <w:sz w:val="22"/>
        </w:rPr>
        <w:t>(HEERF)</w:t>
      </w:r>
    </w:p>
    <w:p w14:paraId="44DE9323" w14:textId="77777777" w:rsidR="00E2384C" w:rsidRDefault="00E2384C" w:rsidP="00E2384C">
      <w:pPr>
        <w:pStyle w:val="ListParagraph"/>
        <w:jc w:val="both"/>
        <w:rPr>
          <w:rFonts w:ascii="Cambria" w:hAnsi="Cambria"/>
          <w:sz w:val="22"/>
        </w:rPr>
      </w:pPr>
    </w:p>
    <w:p w14:paraId="7A5FE93E" w14:textId="77777777" w:rsidR="00E2384C" w:rsidRDefault="00E2384C" w:rsidP="00E2384C">
      <w:pPr>
        <w:pStyle w:val="ListParagraph"/>
        <w:numPr>
          <w:ilvl w:val="1"/>
          <w:numId w:val="12"/>
        </w:numPr>
        <w:rPr>
          <w:rFonts w:ascii="Cambria" w:hAnsi="Cambria"/>
          <w:b/>
          <w:bCs/>
          <w:sz w:val="22"/>
          <w:szCs w:val="22"/>
        </w:rPr>
      </w:pPr>
      <w:r w:rsidRPr="00E2384C">
        <w:rPr>
          <w:rFonts w:ascii="Cambria" w:hAnsi="Cambria"/>
          <w:b/>
          <w:bCs/>
          <w:sz w:val="22"/>
          <w:szCs w:val="22"/>
        </w:rPr>
        <w:t>Guiding Principles for Allocating HEERF Funds</w:t>
      </w:r>
    </w:p>
    <w:p w14:paraId="59D2E798" w14:textId="77777777" w:rsidR="00E2384C" w:rsidRPr="00E2384C" w:rsidRDefault="00E2384C" w:rsidP="00E2384C">
      <w:pPr>
        <w:pStyle w:val="ListParagraph"/>
        <w:numPr>
          <w:ilvl w:val="0"/>
          <w:numId w:val="28"/>
        </w:numPr>
        <w:ind w:left="1440"/>
        <w:rPr>
          <w:rFonts w:ascii="Cambria" w:hAnsi="Cambria"/>
          <w:b/>
          <w:bCs/>
          <w:sz w:val="22"/>
          <w:szCs w:val="22"/>
        </w:rPr>
      </w:pPr>
      <w:r w:rsidRPr="00E2384C">
        <w:rPr>
          <w:rFonts w:ascii="Cambria" w:hAnsi="Cambria"/>
          <w:bCs/>
          <w:sz w:val="22"/>
          <w:szCs w:val="22"/>
        </w:rPr>
        <w:t xml:space="preserve">Compliance with Department of Education requirements and federal Uniform Guidance. </w:t>
      </w:r>
    </w:p>
    <w:p w14:paraId="5AA1972D" w14:textId="77777777" w:rsidR="0064651D" w:rsidRPr="0064651D" w:rsidRDefault="00E2384C" w:rsidP="0064651D">
      <w:pPr>
        <w:pStyle w:val="ListParagraph"/>
        <w:numPr>
          <w:ilvl w:val="0"/>
          <w:numId w:val="28"/>
        </w:numPr>
        <w:ind w:left="1440"/>
        <w:rPr>
          <w:rFonts w:ascii="Cambria" w:hAnsi="Cambria"/>
          <w:b/>
          <w:bCs/>
          <w:sz w:val="22"/>
          <w:szCs w:val="22"/>
        </w:rPr>
      </w:pPr>
      <w:r w:rsidRPr="00E2384C">
        <w:rPr>
          <w:rFonts w:ascii="Cambria" w:hAnsi="Cambria"/>
          <w:bCs/>
          <w:sz w:val="22"/>
          <w:szCs w:val="22"/>
        </w:rPr>
        <w:t>Provide resources in support of our students to especially address those with highest need across our undergraduate, graduate, law and health science professional programs; this includes reimbursing students for housing, dining and service fees when UIC moved to online instruction.</w:t>
      </w:r>
    </w:p>
    <w:p w14:paraId="6244D402" w14:textId="77777777" w:rsidR="0064651D" w:rsidRPr="0064651D" w:rsidRDefault="00E2384C" w:rsidP="0064651D">
      <w:pPr>
        <w:pStyle w:val="ListParagraph"/>
        <w:numPr>
          <w:ilvl w:val="0"/>
          <w:numId w:val="28"/>
        </w:numPr>
        <w:ind w:left="1440"/>
        <w:rPr>
          <w:rFonts w:ascii="Cambria" w:hAnsi="Cambria"/>
          <w:b/>
          <w:bCs/>
          <w:sz w:val="22"/>
          <w:szCs w:val="22"/>
        </w:rPr>
      </w:pPr>
      <w:r w:rsidRPr="0064651D">
        <w:rPr>
          <w:rFonts w:ascii="Cambria" w:hAnsi="Cambria"/>
          <w:bCs/>
          <w:sz w:val="22"/>
          <w:szCs w:val="22"/>
        </w:rPr>
        <w:t>Address technology costs associated with the transition to online education and hybrid instructional delivery models.</w:t>
      </w:r>
    </w:p>
    <w:p w14:paraId="033EC660" w14:textId="55AD9E35" w:rsidR="0064651D" w:rsidRPr="0064651D" w:rsidRDefault="00A02608" w:rsidP="0064651D">
      <w:pPr>
        <w:pStyle w:val="ListParagraph"/>
        <w:numPr>
          <w:ilvl w:val="0"/>
          <w:numId w:val="28"/>
        </w:numPr>
        <w:ind w:left="1440"/>
        <w:rPr>
          <w:rFonts w:ascii="Cambria" w:hAnsi="Cambria"/>
          <w:b/>
          <w:bCs/>
          <w:sz w:val="22"/>
          <w:szCs w:val="22"/>
        </w:rPr>
      </w:pPr>
      <w:r>
        <w:rPr>
          <w:rFonts w:ascii="Cambria" w:hAnsi="Cambria"/>
          <w:bCs/>
          <w:sz w:val="22"/>
          <w:szCs w:val="22"/>
        </w:rPr>
        <w:t>Safety and security</w:t>
      </w:r>
      <w:r w:rsidR="00E2384C" w:rsidRPr="0064651D">
        <w:rPr>
          <w:rFonts w:ascii="Cambria" w:hAnsi="Cambria"/>
          <w:bCs/>
          <w:sz w:val="22"/>
          <w:szCs w:val="22"/>
        </w:rPr>
        <w:t xml:space="preserve"> including COVID prevention, testing and tracking, and other mitigation measures on behalf of our students, faculty and staff.</w:t>
      </w:r>
    </w:p>
    <w:p w14:paraId="140BEA9F" w14:textId="7260B64E" w:rsidR="00E2384C" w:rsidRPr="0064651D" w:rsidRDefault="00E2384C" w:rsidP="0064651D">
      <w:pPr>
        <w:pStyle w:val="ListParagraph"/>
        <w:numPr>
          <w:ilvl w:val="0"/>
          <w:numId w:val="28"/>
        </w:numPr>
        <w:ind w:left="1440"/>
        <w:rPr>
          <w:rFonts w:ascii="Cambria" w:hAnsi="Cambria"/>
          <w:b/>
          <w:bCs/>
          <w:sz w:val="22"/>
          <w:szCs w:val="22"/>
        </w:rPr>
      </w:pPr>
      <w:r w:rsidRPr="0064651D">
        <w:rPr>
          <w:rFonts w:ascii="Cambria" w:hAnsi="Cambria"/>
          <w:bCs/>
          <w:sz w:val="22"/>
          <w:szCs w:val="22"/>
        </w:rPr>
        <w:t>Replace lost revenues to protect financial stability of our auxiliary operations, institutional bond ratings and instructional programs.</w:t>
      </w:r>
    </w:p>
    <w:p w14:paraId="578EBD2F" w14:textId="216F7DBD" w:rsidR="00105BBE" w:rsidRDefault="00105BBE" w:rsidP="00E2384C">
      <w:pPr>
        <w:jc w:val="both"/>
        <w:rPr>
          <w:rFonts w:ascii="Cambria" w:hAnsi="Cambria"/>
          <w:sz w:val="22"/>
        </w:rPr>
      </w:pPr>
    </w:p>
    <w:p w14:paraId="605CF6A6" w14:textId="77777777" w:rsidR="0064651D" w:rsidRPr="0064651D" w:rsidRDefault="00E2384C" w:rsidP="0064651D">
      <w:pPr>
        <w:pStyle w:val="ListParagraph"/>
        <w:numPr>
          <w:ilvl w:val="1"/>
          <w:numId w:val="12"/>
        </w:numPr>
        <w:rPr>
          <w:rStyle w:val="Hyperlink"/>
          <w:rFonts w:ascii="Cambria" w:hAnsi="Cambria"/>
          <w:color w:val="auto"/>
          <w:sz w:val="22"/>
          <w:u w:val="none"/>
        </w:rPr>
      </w:pPr>
      <w:r w:rsidRPr="00E2384C">
        <w:rPr>
          <w:rFonts w:ascii="Cambria" w:hAnsi="Cambria"/>
          <w:sz w:val="22"/>
        </w:rPr>
        <w:t xml:space="preserve">The quarterly reports for all HEERF fund expenditures are posted at this site; scroll to the bottom to see the institutional portion reports: </w:t>
      </w:r>
      <w:hyperlink r:id="rId18" w:history="1">
        <w:r w:rsidRPr="00E2384C">
          <w:rPr>
            <w:rStyle w:val="Hyperlink"/>
            <w:rFonts w:ascii="Cambria" w:hAnsi="Cambria"/>
            <w:sz w:val="22"/>
          </w:rPr>
          <w:t>https://financialaid.uic.edu/consumer-information/cares-act-heerf-disclosure/</w:t>
        </w:r>
      </w:hyperlink>
    </w:p>
    <w:p w14:paraId="720ED2AA" w14:textId="3BEF24A1" w:rsidR="0064651D" w:rsidRDefault="00E2384C" w:rsidP="0064651D">
      <w:pPr>
        <w:pStyle w:val="ListParagraph"/>
        <w:ind w:left="1440"/>
        <w:rPr>
          <w:rFonts w:ascii="Cambria" w:hAnsi="Cambria"/>
          <w:sz w:val="22"/>
        </w:rPr>
      </w:pPr>
      <w:r w:rsidRPr="00E2384C">
        <w:rPr>
          <w:rFonts w:ascii="Cambria" w:hAnsi="Cambria"/>
          <w:sz w:val="22"/>
        </w:rPr>
        <w:t xml:space="preserve"> </w:t>
      </w:r>
    </w:p>
    <w:p w14:paraId="3D1B17E8" w14:textId="45047705" w:rsidR="008F667F" w:rsidRPr="0064651D" w:rsidRDefault="008F667F" w:rsidP="0064651D">
      <w:pPr>
        <w:pStyle w:val="ListParagraph"/>
        <w:numPr>
          <w:ilvl w:val="1"/>
          <w:numId w:val="12"/>
        </w:numPr>
        <w:rPr>
          <w:rFonts w:ascii="Cambria" w:hAnsi="Cambria"/>
          <w:sz w:val="22"/>
        </w:rPr>
      </w:pPr>
      <w:r w:rsidRPr="0064651D">
        <w:rPr>
          <w:rFonts w:ascii="Cambria" w:hAnsi="Cambria" w:cs="Calibri"/>
          <w:b/>
          <w:sz w:val="22"/>
          <w:szCs w:val="22"/>
        </w:rPr>
        <w:t>CARES Act</w:t>
      </w:r>
      <w:r w:rsidR="00930A6A" w:rsidRPr="0064651D">
        <w:rPr>
          <w:rFonts w:ascii="Cambria" w:hAnsi="Cambria" w:cs="Calibri"/>
          <w:b/>
          <w:sz w:val="22"/>
          <w:szCs w:val="22"/>
        </w:rPr>
        <w:t xml:space="preserve"> (HEERF I)</w:t>
      </w:r>
      <w:r w:rsidR="0087126F" w:rsidRPr="0064651D">
        <w:rPr>
          <w:rFonts w:ascii="Cambria" w:hAnsi="Cambria" w:cs="Calibri"/>
          <w:b/>
          <w:sz w:val="22"/>
          <w:szCs w:val="22"/>
        </w:rPr>
        <w:t xml:space="preserve">  </w:t>
      </w:r>
      <w:r w:rsidR="00E2384C" w:rsidRPr="0064651D">
        <w:rPr>
          <w:rFonts w:ascii="Cambria" w:hAnsi="Cambria" w:cs="Calibri"/>
          <w:b/>
          <w:sz w:val="22"/>
          <w:szCs w:val="22"/>
        </w:rPr>
        <w:t xml:space="preserve"> </w:t>
      </w:r>
      <w:r w:rsidR="00E2384C" w:rsidRPr="0064651D">
        <w:rPr>
          <w:rFonts w:ascii="Cambria" w:hAnsi="Cambria" w:cs="Calibri"/>
          <w:sz w:val="22"/>
          <w:szCs w:val="22"/>
        </w:rPr>
        <w:t>All CARES Act funds have been fully expended as of March 31, 2021, for the purposes in the below chart.</w:t>
      </w:r>
    </w:p>
    <w:p w14:paraId="28A19FC4" w14:textId="1D060859" w:rsidR="002A2653" w:rsidRPr="002A2653" w:rsidRDefault="002A2653" w:rsidP="002A2653">
      <w:pPr>
        <w:ind w:left="720" w:firstLine="720"/>
        <w:rPr>
          <w:rFonts w:ascii="Cambria" w:hAnsi="Cambria"/>
          <w:bCs/>
          <w:sz w:val="22"/>
        </w:rPr>
      </w:pPr>
      <w:r w:rsidRPr="002A2653">
        <w:rPr>
          <w:rFonts w:ascii="Cambria" w:hAnsi="Cambria"/>
          <w:bCs/>
          <w:sz w:val="22"/>
        </w:rPr>
        <w:t>HEERF I: Coronavirus Aid, Relief &amp; Economic Security (CARES) Act</w:t>
      </w:r>
    </w:p>
    <w:p w14:paraId="5B7ADF45" w14:textId="77777777" w:rsidR="002A2653" w:rsidRPr="002A2653" w:rsidRDefault="002A2653" w:rsidP="002A2653">
      <w:pPr>
        <w:ind w:left="720" w:firstLine="720"/>
        <w:rPr>
          <w:rFonts w:ascii="Cambria" w:hAnsi="Cambria"/>
          <w:sz w:val="22"/>
        </w:rPr>
      </w:pPr>
      <w:r w:rsidRPr="002A2653">
        <w:rPr>
          <w:rFonts w:ascii="Cambria" w:hAnsi="Cambria"/>
          <w:sz w:val="22"/>
        </w:rPr>
        <w:t xml:space="preserve">Award Amounts </w:t>
      </w:r>
    </w:p>
    <w:p w14:paraId="13D43555" w14:textId="77777777" w:rsidR="002A2653" w:rsidRPr="002A2653" w:rsidRDefault="002A2653" w:rsidP="002A2653">
      <w:pPr>
        <w:pStyle w:val="ListParagraph"/>
        <w:numPr>
          <w:ilvl w:val="0"/>
          <w:numId w:val="29"/>
        </w:numPr>
        <w:spacing w:after="160" w:line="259" w:lineRule="auto"/>
        <w:contextualSpacing/>
        <w:rPr>
          <w:rFonts w:ascii="Cambria" w:hAnsi="Cambria"/>
          <w:sz w:val="22"/>
        </w:rPr>
      </w:pPr>
      <w:r w:rsidRPr="002A2653">
        <w:rPr>
          <w:rFonts w:ascii="Cambria" w:hAnsi="Cambria"/>
          <w:sz w:val="22"/>
        </w:rPr>
        <w:t xml:space="preserve">Section (a)(1) Institutional Portion  </w:t>
      </w:r>
      <w:r w:rsidRPr="002A2653">
        <w:rPr>
          <w:rFonts w:ascii="Cambria" w:hAnsi="Cambria"/>
          <w:sz w:val="22"/>
        </w:rPr>
        <w:tab/>
        <w:t>$14,937,295</w:t>
      </w:r>
    </w:p>
    <w:p w14:paraId="031571F5" w14:textId="561B1EC5" w:rsidR="002A2653" w:rsidRPr="002A2653" w:rsidRDefault="002A2653" w:rsidP="002A2653">
      <w:pPr>
        <w:pStyle w:val="ListParagraph"/>
        <w:numPr>
          <w:ilvl w:val="0"/>
          <w:numId w:val="29"/>
        </w:numPr>
        <w:spacing w:after="160" w:line="259" w:lineRule="auto"/>
        <w:contextualSpacing/>
        <w:rPr>
          <w:rFonts w:ascii="Cambria" w:hAnsi="Cambria"/>
          <w:sz w:val="22"/>
        </w:rPr>
      </w:pPr>
      <w:r w:rsidRPr="002A2653">
        <w:rPr>
          <w:rFonts w:ascii="Cambria" w:hAnsi="Cambria"/>
          <w:sz w:val="22"/>
        </w:rPr>
        <w:t xml:space="preserve">Section (a)(2) MSI Portion </w:t>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u w:val="single"/>
        </w:rPr>
        <w:t>$   2,328,674</w:t>
      </w:r>
    </w:p>
    <w:p w14:paraId="44055286" w14:textId="66CE1197" w:rsidR="002A2653" w:rsidRDefault="002A2653" w:rsidP="002A2653">
      <w:pPr>
        <w:pStyle w:val="ListParagraph"/>
        <w:ind w:left="1080" w:firstLine="720"/>
        <w:rPr>
          <w:rFonts w:ascii="Cambria" w:hAnsi="Cambria"/>
          <w:sz w:val="22"/>
        </w:rPr>
      </w:pPr>
      <w:r w:rsidRPr="002A2653">
        <w:rPr>
          <w:rFonts w:ascii="Cambria" w:hAnsi="Cambria"/>
          <w:sz w:val="22"/>
        </w:rPr>
        <w:t>TOTAL</w:t>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rPr>
        <w:tab/>
      </w:r>
      <w:r>
        <w:rPr>
          <w:rFonts w:ascii="Cambria" w:hAnsi="Cambria"/>
          <w:sz w:val="22"/>
        </w:rPr>
        <w:tab/>
        <w:t xml:space="preserve"> </w:t>
      </w:r>
      <w:r w:rsidRPr="002A2653">
        <w:rPr>
          <w:rFonts w:ascii="Cambria" w:hAnsi="Cambria"/>
          <w:b/>
          <w:sz w:val="22"/>
        </w:rPr>
        <w:t xml:space="preserve">    $17,265,969</w:t>
      </w:r>
    </w:p>
    <w:p w14:paraId="746067A9" w14:textId="01CFAB8D" w:rsidR="002A2653" w:rsidRDefault="002A2653" w:rsidP="002A2653">
      <w:pPr>
        <w:pStyle w:val="ListParagraph"/>
        <w:ind w:firstLine="720"/>
        <w:rPr>
          <w:rFonts w:ascii="Cambria" w:hAnsi="Cambria"/>
          <w:sz w:val="22"/>
        </w:rPr>
      </w:pPr>
    </w:p>
    <w:p w14:paraId="483CEDC4" w14:textId="56B4BF84" w:rsidR="00A35E23" w:rsidRDefault="00A35E23" w:rsidP="002A2653">
      <w:pPr>
        <w:ind w:firstLine="360"/>
        <w:rPr>
          <w:rFonts w:ascii="Cambria" w:hAnsi="Cambria"/>
          <w:b/>
          <w:sz w:val="22"/>
        </w:rPr>
      </w:pPr>
    </w:p>
    <w:p w14:paraId="6F2413B3" w14:textId="69545254" w:rsidR="00A02608" w:rsidRDefault="00A02608" w:rsidP="002A2653">
      <w:pPr>
        <w:ind w:firstLine="360"/>
        <w:rPr>
          <w:rFonts w:ascii="Cambria" w:hAnsi="Cambria"/>
          <w:b/>
          <w:sz w:val="22"/>
        </w:rPr>
      </w:pPr>
    </w:p>
    <w:p w14:paraId="62E75BFF" w14:textId="77777777" w:rsidR="00875FBD" w:rsidRDefault="00875FBD" w:rsidP="002A2653">
      <w:pPr>
        <w:ind w:firstLine="360"/>
        <w:rPr>
          <w:rFonts w:ascii="Cambria" w:hAnsi="Cambria"/>
          <w:b/>
          <w:sz w:val="22"/>
        </w:rPr>
      </w:pPr>
    </w:p>
    <w:p w14:paraId="4F769043" w14:textId="61C43C59" w:rsidR="00A35E23" w:rsidRDefault="00A35E23" w:rsidP="00144E40">
      <w:pPr>
        <w:rPr>
          <w:rFonts w:ascii="Cambria" w:hAnsi="Cambria"/>
          <w:b/>
          <w:sz w:val="22"/>
        </w:rPr>
      </w:pPr>
    </w:p>
    <w:p w14:paraId="46528AFC" w14:textId="53AA8329" w:rsidR="002A2653" w:rsidRPr="002A2653" w:rsidRDefault="002A2653" w:rsidP="0064651D">
      <w:pPr>
        <w:ind w:left="360" w:firstLine="360"/>
        <w:rPr>
          <w:rFonts w:ascii="Cambria" w:hAnsi="Cambria"/>
          <w:b/>
          <w:sz w:val="22"/>
        </w:rPr>
      </w:pPr>
      <w:r w:rsidRPr="002A2653">
        <w:rPr>
          <w:rFonts w:ascii="Cambria" w:hAnsi="Cambria"/>
          <w:b/>
          <w:sz w:val="22"/>
        </w:rPr>
        <w:lastRenderedPageBreak/>
        <w:t>Student Support and Fee Reimbursements</w:t>
      </w:r>
    </w:p>
    <w:p w14:paraId="67AAB3EB" w14:textId="46D6B3F8" w:rsidR="002A2653" w:rsidRPr="002A2653" w:rsidRDefault="002A2653" w:rsidP="0064651D">
      <w:pPr>
        <w:pStyle w:val="ListParagraph"/>
        <w:numPr>
          <w:ilvl w:val="0"/>
          <w:numId w:val="30"/>
        </w:numPr>
        <w:spacing w:after="160" w:line="259" w:lineRule="auto"/>
        <w:ind w:left="1080"/>
        <w:contextualSpacing/>
        <w:rPr>
          <w:rFonts w:ascii="Cambria" w:hAnsi="Cambria"/>
          <w:sz w:val="22"/>
        </w:rPr>
      </w:pPr>
      <w:r w:rsidRPr="002A2653">
        <w:rPr>
          <w:rFonts w:ascii="Cambria" w:hAnsi="Cambria"/>
          <w:sz w:val="22"/>
        </w:rPr>
        <w:t>Housing reimbursements</w:t>
      </w:r>
      <w:r w:rsidRPr="002A2653">
        <w:rPr>
          <w:rFonts w:ascii="Cambria" w:hAnsi="Cambria"/>
          <w:sz w:val="22"/>
        </w:rPr>
        <w:tab/>
      </w:r>
      <w:r w:rsidRPr="002A2653">
        <w:rPr>
          <w:rFonts w:ascii="Cambria" w:hAnsi="Cambria"/>
          <w:sz w:val="22"/>
        </w:rPr>
        <w:tab/>
      </w:r>
      <w:r w:rsidRPr="002A2653">
        <w:rPr>
          <w:rFonts w:ascii="Cambria" w:hAnsi="Cambria"/>
          <w:sz w:val="22"/>
        </w:rPr>
        <w:tab/>
      </w:r>
      <w:r w:rsidR="0064651D">
        <w:rPr>
          <w:rFonts w:ascii="Cambria" w:hAnsi="Cambria"/>
          <w:sz w:val="22"/>
        </w:rPr>
        <w:tab/>
      </w:r>
      <w:r w:rsidRPr="002A2653">
        <w:rPr>
          <w:rFonts w:ascii="Cambria" w:hAnsi="Cambria"/>
          <w:sz w:val="22"/>
        </w:rPr>
        <w:t>$5,043,267</w:t>
      </w:r>
    </w:p>
    <w:p w14:paraId="1AC53E6D" w14:textId="77777777" w:rsidR="002A2653" w:rsidRPr="002A2653" w:rsidRDefault="002A2653" w:rsidP="0064651D">
      <w:pPr>
        <w:pStyle w:val="ListParagraph"/>
        <w:numPr>
          <w:ilvl w:val="0"/>
          <w:numId w:val="30"/>
        </w:numPr>
        <w:spacing w:after="160" w:line="259" w:lineRule="auto"/>
        <w:ind w:left="1080"/>
        <w:contextualSpacing/>
        <w:rPr>
          <w:rFonts w:ascii="Cambria" w:hAnsi="Cambria"/>
          <w:sz w:val="22"/>
        </w:rPr>
      </w:pPr>
      <w:r w:rsidRPr="002A2653">
        <w:rPr>
          <w:rFonts w:ascii="Cambria" w:hAnsi="Cambria"/>
          <w:sz w:val="22"/>
        </w:rPr>
        <w:t>Meal plan reimbursements</w:t>
      </w:r>
      <w:r w:rsidRPr="002A2653">
        <w:rPr>
          <w:rFonts w:ascii="Cambria" w:hAnsi="Cambria"/>
          <w:sz w:val="22"/>
        </w:rPr>
        <w:tab/>
      </w:r>
      <w:r w:rsidRPr="002A2653">
        <w:rPr>
          <w:rFonts w:ascii="Cambria" w:hAnsi="Cambria"/>
          <w:sz w:val="22"/>
        </w:rPr>
        <w:tab/>
      </w:r>
      <w:r w:rsidRPr="002A2653">
        <w:rPr>
          <w:rFonts w:ascii="Cambria" w:hAnsi="Cambria"/>
          <w:sz w:val="22"/>
        </w:rPr>
        <w:tab/>
        <w:t>$1,447,215</w:t>
      </w:r>
    </w:p>
    <w:p w14:paraId="1BF89F56" w14:textId="4AAD6578" w:rsidR="002A2653" w:rsidRPr="002A2653" w:rsidRDefault="002A2653" w:rsidP="0064651D">
      <w:pPr>
        <w:pStyle w:val="ListParagraph"/>
        <w:numPr>
          <w:ilvl w:val="0"/>
          <w:numId w:val="30"/>
        </w:numPr>
        <w:spacing w:after="160" w:line="259" w:lineRule="auto"/>
        <w:ind w:left="1080"/>
        <w:contextualSpacing/>
        <w:rPr>
          <w:rFonts w:ascii="Cambria" w:hAnsi="Cambria"/>
          <w:sz w:val="22"/>
        </w:rPr>
      </w:pPr>
      <w:r w:rsidRPr="002A2653">
        <w:rPr>
          <w:rFonts w:ascii="Cambria" w:hAnsi="Cambria"/>
          <w:sz w:val="22"/>
        </w:rPr>
        <w:t>Spring 20 Service fee reimbursement</w:t>
      </w:r>
      <w:r w:rsidRPr="002A2653">
        <w:rPr>
          <w:rFonts w:ascii="Cambria" w:hAnsi="Cambria"/>
          <w:sz w:val="22"/>
        </w:rPr>
        <w:tab/>
      </w:r>
      <w:r>
        <w:rPr>
          <w:rFonts w:ascii="Cambria" w:hAnsi="Cambria"/>
          <w:sz w:val="22"/>
        </w:rPr>
        <w:tab/>
      </w:r>
      <w:r w:rsidRPr="002A2653">
        <w:rPr>
          <w:rFonts w:ascii="Cambria" w:hAnsi="Cambria"/>
          <w:sz w:val="22"/>
        </w:rPr>
        <w:t>$4,266,156</w:t>
      </w:r>
    </w:p>
    <w:p w14:paraId="2C056183" w14:textId="7ACABD92" w:rsidR="002A2653" w:rsidRPr="002A2653" w:rsidRDefault="002A2653" w:rsidP="0064651D">
      <w:pPr>
        <w:pStyle w:val="ListParagraph"/>
        <w:numPr>
          <w:ilvl w:val="0"/>
          <w:numId w:val="30"/>
        </w:numPr>
        <w:spacing w:after="160" w:line="259" w:lineRule="auto"/>
        <w:ind w:left="1080"/>
        <w:contextualSpacing/>
        <w:rPr>
          <w:rFonts w:ascii="Cambria" w:hAnsi="Cambria"/>
          <w:sz w:val="22"/>
        </w:rPr>
      </w:pPr>
      <w:r w:rsidRPr="002A2653">
        <w:rPr>
          <w:rFonts w:ascii="Cambria" w:hAnsi="Cambria"/>
          <w:sz w:val="22"/>
        </w:rPr>
        <w:t>Fall 20 Service fee reimbursement</w:t>
      </w:r>
      <w:r w:rsidRPr="002A2653">
        <w:rPr>
          <w:rFonts w:ascii="Cambria" w:hAnsi="Cambria"/>
          <w:sz w:val="22"/>
        </w:rPr>
        <w:tab/>
      </w:r>
      <w:r w:rsidRPr="002A2653">
        <w:rPr>
          <w:rFonts w:ascii="Cambria" w:hAnsi="Cambria"/>
          <w:sz w:val="22"/>
        </w:rPr>
        <w:tab/>
      </w:r>
      <w:r w:rsidR="0064651D">
        <w:rPr>
          <w:rFonts w:ascii="Cambria" w:hAnsi="Cambria"/>
          <w:sz w:val="22"/>
        </w:rPr>
        <w:tab/>
      </w:r>
      <w:r w:rsidRPr="002A2653">
        <w:rPr>
          <w:rFonts w:ascii="Cambria" w:hAnsi="Cambria"/>
          <w:sz w:val="22"/>
        </w:rPr>
        <w:t>$1,458,289</w:t>
      </w:r>
    </w:p>
    <w:p w14:paraId="657AAC10" w14:textId="77777777" w:rsidR="002A2653" w:rsidRPr="002A2653" w:rsidRDefault="002A2653" w:rsidP="0064651D">
      <w:pPr>
        <w:pStyle w:val="ListParagraph"/>
        <w:numPr>
          <w:ilvl w:val="0"/>
          <w:numId w:val="30"/>
        </w:numPr>
        <w:spacing w:after="160" w:line="259" w:lineRule="auto"/>
        <w:ind w:left="1080"/>
        <w:contextualSpacing/>
        <w:rPr>
          <w:rFonts w:ascii="Cambria" w:hAnsi="Cambria"/>
          <w:sz w:val="22"/>
        </w:rPr>
      </w:pPr>
      <w:r w:rsidRPr="002A2653">
        <w:rPr>
          <w:rFonts w:ascii="Cambria" w:hAnsi="Cambria"/>
          <w:sz w:val="22"/>
        </w:rPr>
        <w:t>Financial Aid funding</w:t>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rPr>
        <w:tab/>
      </w:r>
      <w:r w:rsidRPr="002A2653">
        <w:rPr>
          <w:rFonts w:ascii="Cambria" w:hAnsi="Cambria"/>
          <w:sz w:val="22"/>
          <w:u w:val="single"/>
        </w:rPr>
        <w:t>$2,328,674</w:t>
      </w:r>
    </w:p>
    <w:p w14:paraId="2E27DAF9" w14:textId="72EC4BFD" w:rsidR="002A2653" w:rsidRPr="0064651D" w:rsidRDefault="002A2653" w:rsidP="0064651D">
      <w:pPr>
        <w:pStyle w:val="ListParagraph"/>
        <w:ind w:left="7560"/>
        <w:rPr>
          <w:rFonts w:ascii="Cambria" w:hAnsi="Cambria"/>
          <w:b/>
        </w:rPr>
      </w:pPr>
      <w:r w:rsidRPr="002A2653">
        <w:rPr>
          <w:rFonts w:ascii="Cambria" w:hAnsi="Cambria"/>
          <w:b/>
          <w:sz w:val="22"/>
        </w:rPr>
        <w:t xml:space="preserve"> </w:t>
      </w:r>
      <w:r w:rsidR="0064651D">
        <w:rPr>
          <w:rFonts w:ascii="Cambria" w:hAnsi="Cambria"/>
          <w:b/>
          <w:sz w:val="22"/>
        </w:rPr>
        <w:t>$</w:t>
      </w:r>
      <w:r w:rsidR="0064651D" w:rsidRPr="0064651D">
        <w:rPr>
          <w:rFonts w:ascii="Cambria" w:hAnsi="Cambria"/>
          <w:b/>
        </w:rPr>
        <w:t>14,543,6</w:t>
      </w:r>
      <w:r w:rsidRPr="0064651D">
        <w:rPr>
          <w:rFonts w:ascii="Cambria" w:hAnsi="Cambria"/>
          <w:b/>
        </w:rPr>
        <w:t>0</w:t>
      </w:r>
      <w:r w:rsidR="0064651D" w:rsidRPr="0064651D">
        <w:rPr>
          <w:rFonts w:ascii="Cambria" w:hAnsi="Cambria"/>
          <w:b/>
        </w:rPr>
        <w:t>0</w:t>
      </w:r>
    </w:p>
    <w:p w14:paraId="4A085148" w14:textId="77777777" w:rsidR="002A2653" w:rsidRPr="0064651D" w:rsidRDefault="002A2653" w:rsidP="0064651D">
      <w:pPr>
        <w:ind w:left="360" w:firstLine="360"/>
        <w:rPr>
          <w:rFonts w:ascii="Cambria" w:hAnsi="Cambria"/>
          <w:b/>
        </w:rPr>
      </w:pPr>
      <w:r w:rsidRPr="0064651D">
        <w:rPr>
          <w:rFonts w:ascii="Cambria" w:hAnsi="Cambria"/>
          <w:b/>
        </w:rPr>
        <w:t>Instruction and Technology</w:t>
      </w:r>
    </w:p>
    <w:p w14:paraId="3C23144B" w14:textId="77777777" w:rsidR="002A2653" w:rsidRPr="0064651D" w:rsidRDefault="002A2653" w:rsidP="0064651D">
      <w:pPr>
        <w:pStyle w:val="ListParagraph"/>
        <w:numPr>
          <w:ilvl w:val="0"/>
          <w:numId w:val="31"/>
        </w:numPr>
        <w:spacing w:after="160" w:line="259" w:lineRule="auto"/>
        <w:ind w:left="1080"/>
        <w:contextualSpacing/>
        <w:rPr>
          <w:rFonts w:ascii="Cambria" w:hAnsi="Cambria"/>
          <w:sz w:val="22"/>
        </w:rPr>
      </w:pPr>
      <w:r w:rsidRPr="0064651D">
        <w:rPr>
          <w:rFonts w:ascii="Cambria" w:hAnsi="Cambria"/>
          <w:sz w:val="22"/>
        </w:rPr>
        <w:t xml:space="preserve">Hardware, Software &amp; Library </w:t>
      </w:r>
      <w:proofErr w:type="spellStart"/>
      <w:r w:rsidRPr="0064651D">
        <w:rPr>
          <w:rFonts w:ascii="Cambria" w:hAnsi="Cambria"/>
          <w:sz w:val="22"/>
        </w:rPr>
        <w:t>Mtls</w:t>
      </w:r>
      <w:proofErr w:type="spellEnd"/>
      <w:r w:rsidRPr="0064651D">
        <w:rPr>
          <w:rFonts w:ascii="Cambria" w:hAnsi="Cambria"/>
          <w:sz w:val="22"/>
        </w:rPr>
        <w:tab/>
      </w:r>
      <w:r w:rsidRPr="0064651D">
        <w:rPr>
          <w:rFonts w:ascii="Cambria" w:hAnsi="Cambria"/>
          <w:sz w:val="22"/>
        </w:rPr>
        <w:tab/>
        <w:t>$   631,553</w:t>
      </w:r>
    </w:p>
    <w:p w14:paraId="28CE529F" w14:textId="01BFFA1D" w:rsidR="002A2653" w:rsidRPr="0064651D" w:rsidRDefault="002A2653" w:rsidP="0064651D">
      <w:pPr>
        <w:pStyle w:val="ListParagraph"/>
        <w:numPr>
          <w:ilvl w:val="0"/>
          <w:numId w:val="31"/>
        </w:numPr>
        <w:spacing w:after="160" w:line="259" w:lineRule="auto"/>
        <w:ind w:left="1080"/>
        <w:contextualSpacing/>
        <w:rPr>
          <w:rFonts w:ascii="Cambria" w:hAnsi="Cambria"/>
          <w:sz w:val="22"/>
        </w:rPr>
      </w:pPr>
      <w:r w:rsidRPr="0064651D">
        <w:rPr>
          <w:rFonts w:ascii="Cambria" w:hAnsi="Cambria"/>
          <w:sz w:val="22"/>
        </w:rPr>
        <w:t>CourseBuilders Training (ION)</w:t>
      </w:r>
      <w:r w:rsidRPr="0064651D">
        <w:rPr>
          <w:rFonts w:ascii="Cambria" w:hAnsi="Cambria"/>
          <w:sz w:val="22"/>
        </w:rPr>
        <w:tab/>
      </w:r>
      <w:r w:rsidRPr="0064651D">
        <w:rPr>
          <w:rFonts w:ascii="Cambria" w:hAnsi="Cambria"/>
          <w:sz w:val="22"/>
        </w:rPr>
        <w:tab/>
      </w:r>
      <w:r w:rsidR="0064651D" w:rsidRPr="0064651D">
        <w:rPr>
          <w:rFonts w:ascii="Cambria" w:hAnsi="Cambria"/>
          <w:sz w:val="22"/>
        </w:rPr>
        <w:tab/>
      </w:r>
      <w:r w:rsidRPr="0064651D">
        <w:rPr>
          <w:rFonts w:ascii="Cambria" w:hAnsi="Cambria"/>
          <w:sz w:val="22"/>
        </w:rPr>
        <w:t>$   105,000</w:t>
      </w:r>
    </w:p>
    <w:p w14:paraId="0E445B48" w14:textId="58C4713A" w:rsidR="002A2653" w:rsidRPr="0064651D" w:rsidRDefault="002A2653" w:rsidP="0064651D">
      <w:pPr>
        <w:pStyle w:val="ListParagraph"/>
        <w:numPr>
          <w:ilvl w:val="0"/>
          <w:numId w:val="31"/>
        </w:numPr>
        <w:spacing w:after="160" w:line="259" w:lineRule="auto"/>
        <w:ind w:left="1080"/>
        <w:contextualSpacing/>
        <w:rPr>
          <w:rFonts w:ascii="Cambria" w:hAnsi="Cambria"/>
          <w:sz w:val="22"/>
        </w:rPr>
      </w:pPr>
      <w:r w:rsidRPr="0064651D">
        <w:rPr>
          <w:rFonts w:ascii="Cambria" w:hAnsi="Cambria"/>
          <w:sz w:val="22"/>
        </w:rPr>
        <w:t>CourseBuilders TA (+benefits)</w:t>
      </w:r>
      <w:r w:rsidRPr="0064651D">
        <w:rPr>
          <w:rFonts w:ascii="Cambria" w:hAnsi="Cambria"/>
          <w:sz w:val="22"/>
        </w:rPr>
        <w:tab/>
      </w:r>
      <w:r w:rsidRPr="0064651D">
        <w:rPr>
          <w:rFonts w:ascii="Cambria" w:hAnsi="Cambria"/>
          <w:sz w:val="22"/>
        </w:rPr>
        <w:tab/>
      </w:r>
      <w:r w:rsidRPr="0064651D">
        <w:rPr>
          <w:rFonts w:ascii="Cambria" w:hAnsi="Cambria"/>
          <w:sz w:val="22"/>
        </w:rPr>
        <w:tab/>
        <w:t>$   941,742</w:t>
      </w:r>
    </w:p>
    <w:p w14:paraId="6F6E9180" w14:textId="77777777" w:rsidR="002A2653" w:rsidRPr="0064651D" w:rsidRDefault="002A2653" w:rsidP="0064651D">
      <w:pPr>
        <w:pStyle w:val="ListParagraph"/>
        <w:numPr>
          <w:ilvl w:val="0"/>
          <w:numId w:val="31"/>
        </w:numPr>
        <w:spacing w:after="160" w:line="259" w:lineRule="auto"/>
        <w:ind w:left="1080"/>
        <w:contextualSpacing/>
        <w:rPr>
          <w:rFonts w:ascii="Cambria" w:hAnsi="Cambria"/>
          <w:sz w:val="22"/>
        </w:rPr>
      </w:pPr>
      <w:r w:rsidRPr="0064651D">
        <w:rPr>
          <w:rFonts w:ascii="Cambria" w:hAnsi="Cambria"/>
          <w:sz w:val="22"/>
        </w:rPr>
        <w:t xml:space="preserve">Faculty Stipends (+benefits) to </w:t>
      </w:r>
    </w:p>
    <w:p w14:paraId="7FD0CC1D" w14:textId="03351AFB" w:rsidR="002A2653" w:rsidRPr="0064651D" w:rsidRDefault="002A2653" w:rsidP="0064651D">
      <w:pPr>
        <w:pStyle w:val="ListParagraph"/>
        <w:ind w:left="1080"/>
        <w:rPr>
          <w:rFonts w:ascii="Cambria" w:hAnsi="Cambria"/>
          <w:sz w:val="22"/>
        </w:rPr>
      </w:pPr>
      <w:r w:rsidRPr="0064651D">
        <w:rPr>
          <w:rFonts w:ascii="Cambria" w:hAnsi="Cambria"/>
          <w:sz w:val="22"/>
        </w:rPr>
        <w:t>Support Asynchronous course</w:t>
      </w:r>
    </w:p>
    <w:p w14:paraId="0833750A" w14:textId="0DECB254" w:rsidR="002A2653" w:rsidRPr="0064651D" w:rsidRDefault="002A2653" w:rsidP="0064651D">
      <w:pPr>
        <w:pStyle w:val="ListParagraph"/>
        <w:ind w:left="1080"/>
        <w:rPr>
          <w:rFonts w:ascii="Cambria" w:hAnsi="Cambria"/>
          <w:sz w:val="22"/>
        </w:rPr>
      </w:pPr>
      <w:r w:rsidRPr="0064651D">
        <w:rPr>
          <w:rFonts w:ascii="Cambria" w:hAnsi="Cambria"/>
          <w:sz w:val="22"/>
        </w:rPr>
        <w:t>Conversion</w:t>
      </w:r>
      <w:r w:rsidRPr="0064651D">
        <w:rPr>
          <w:rFonts w:ascii="Cambria" w:hAnsi="Cambria"/>
          <w:sz w:val="22"/>
        </w:rPr>
        <w:tab/>
      </w:r>
      <w:r w:rsidRPr="0064651D">
        <w:rPr>
          <w:rFonts w:ascii="Cambria" w:hAnsi="Cambria"/>
          <w:sz w:val="22"/>
        </w:rPr>
        <w:tab/>
      </w:r>
      <w:r w:rsidRPr="0064651D">
        <w:rPr>
          <w:rFonts w:ascii="Cambria" w:hAnsi="Cambria"/>
          <w:sz w:val="22"/>
        </w:rPr>
        <w:tab/>
      </w:r>
      <w:r w:rsidRPr="0064651D">
        <w:rPr>
          <w:rFonts w:ascii="Cambria" w:hAnsi="Cambria"/>
          <w:sz w:val="22"/>
        </w:rPr>
        <w:tab/>
      </w:r>
      <w:r w:rsidRPr="0064651D">
        <w:rPr>
          <w:rFonts w:ascii="Cambria" w:hAnsi="Cambria"/>
          <w:sz w:val="22"/>
        </w:rPr>
        <w:tab/>
      </w:r>
      <w:r w:rsidR="0064651D">
        <w:rPr>
          <w:rFonts w:ascii="Cambria" w:hAnsi="Cambria"/>
          <w:sz w:val="22"/>
        </w:rPr>
        <w:tab/>
      </w:r>
      <w:r w:rsidRPr="0064651D">
        <w:rPr>
          <w:rFonts w:ascii="Cambria" w:hAnsi="Cambria"/>
          <w:sz w:val="22"/>
          <w:u w:val="single"/>
        </w:rPr>
        <w:t>$1,043,473</w:t>
      </w:r>
    </w:p>
    <w:p w14:paraId="391DC7E4" w14:textId="77777777" w:rsidR="002A2653" w:rsidRPr="0064651D" w:rsidRDefault="002A2653" w:rsidP="0064651D">
      <w:pPr>
        <w:ind w:left="360"/>
        <w:rPr>
          <w:rFonts w:ascii="Cambria" w:hAnsi="Cambria"/>
          <w:b/>
        </w:rPr>
      </w:pP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t xml:space="preserve">     </w:t>
      </w:r>
      <w:r w:rsidRPr="0064651D">
        <w:rPr>
          <w:rFonts w:ascii="Cambria" w:hAnsi="Cambria"/>
          <w:b/>
          <w:u w:val="single"/>
        </w:rPr>
        <w:t>$   2,722,369</w:t>
      </w:r>
      <w:r w:rsidRPr="0064651D">
        <w:rPr>
          <w:rFonts w:ascii="Cambria" w:hAnsi="Cambria"/>
          <w:b/>
        </w:rPr>
        <w:tab/>
      </w:r>
    </w:p>
    <w:p w14:paraId="08FA602A" w14:textId="7A4D7C35" w:rsidR="002A2653" w:rsidRPr="002A2653" w:rsidRDefault="002A2653" w:rsidP="0064651D">
      <w:pPr>
        <w:ind w:left="360"/>
        <w:rPr>
          <w:rFonts w:ascii="Cambria" w:hAnsi="Cambria"/>
          <w:b/>
          <w:sz w:val="22"/>
        </w:rPr>
      </w:pPr>
      <w:r w:rsidRPr="0064651D">
        <w:rPr>
          <w:rFonts w:ascii="Cambria" w:hAnsi="Cambria"/>
          <w:b/>
        </w:rPr>
        <w:t>TOTAL</w:t>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r>
      <w:r w:rsidRPr="0064651D">
        <w:rPr>
          <w:rFonts w:ascii="Cambria" w:hAnsi="Cambria"/>
          <w:b/>
        </w:rPr>
        <w:tab/>
        <w:t xml:space="preserve">      $17,265,96</w:t>
      </w:r>
      <w:r w:rsidRPr="002A2653">
        <w:rPr>
          <w:rFonts w:ascii="Cambria" w:hAnsi="Cambria"/>
          <w:b/>
          <w:sz w:val="22"/>
        </w:rPr>
        <w:t>9</w:t>
      </w:r>
    </w:p>
    <w:p w14:paraId="30874402" w14:textId="3E2EB476" w:rsidR="008F667F" w:rsidRDefault="008F667F" w:rsidP="008F667F">
      <w:pPr>
        <w:pStyle w:val="ListParagraph"/>
        <w:numPr>
          <w:ilvl w:val="1"/>
          <w:numId w:val="12"/>
        </w:numPr>
        <w:spacing w:before="100" w:beforeAutospacing="1" w:after="100" w:afterAutospacing="1"/>
        <w:rPr>
          <w:rFonts w:ascii="Cambria" w:hAnsi="Cambria" w:cs="Calibri"/>
          <w:b/>
          <w:sz w:val="22"/>
          <w:szCs w:val="22"/>
        </w:rPr>
      </w:pPr>
      <w:r w:rsidRPr="002A2653">
        <w:rPr>
          <w:rFonts w:ascii="Cambria" w:hAnsi="Cambria" w:cs="Calibri"/>
          <w:b/>
          <w:sz w:val="22"/>
          <w:szCs w:val="22"/>
        </w:rPr>
        <w:t xml:space="preserve">HEERF </w:t>
      </w:r>
      <w:r w:rsidR="00527AAB" w:rsidRPr="002A2653">
        <w:rPr>
          <w:rFonts w:ascii="Cambria" w:hAnsi="Cambria" w:cs="Calibri"/>
          <w:b/>
          <w:sz w:val="22"/>
          <w:szCs w:val="22"/>
        </w:rPr>
        <w:t>I</w:t>
      </w:r>
      <w:r w:rsidRPr="002A2653">
        <w:rPr>
          <w:rFonts w:ascii="Cambria" w:hAnsi="Cambria" w:cs="Calibri"/>
          <w:b/>
          <w:sz w:val="22"/>
          <w:szCs w:val="22"/>
        </w:rPr>
        <w:t>I and I</w:t>
      </w:r>
      <w:r w:rsidR="00527AAB" w:rsidRPr="002A2653">
        <w:rPr>
          <w:rFonts w:ascii="Cambria" w:hAnsi="Cambria" w:cs="Calibri"/>
          <w:b/>
          <w:sz w:val="22"/>
          <w:szCs w:val="22"/>
        </w:rPr>
        <w:t>I</w:t>
      </w:r>
      <w:r w:rsidRPr="002A2653">
        <w:rPr>
          <w:rFonts w:ascii="Cambria" w:hAnsi="Cambria" w:cs="Calibri"/>
          <w:b/>
          <w:sz w:val="22"/>
          <w:szCs w:val="22"/>
        </w:rPr>
        <w:t>I</w:t>
      </w:r>
    </w:p>
    <w:p w14:paraId="4168B6A0" w14:textId="77777777" w:rsidR="002A2653" w:rsidRPr="002A2653" w:rsidRDefault="002A2653" w:rsidP="002A2653">
      <w:pPr>
        <w:ind w:left="720" w:firstLine="720"/>
        <w:rPr>
          <w:rFonts w:ascii="Cambria" w:hAnsi="Cambria"/>
          <w:bCs/>
          <w:sz w:val="22"/>
        </w:rPr>
      </w:pPr>
      <w:r w:rsidRPr="002A2653">
        <w:rPr>
          <w:rFonts w:ascii="Cambria" w:hAnsi="Cambria"/>
          <w:bCs/>
          <w:sz w:val="22"/>
        </w:rPr>
        <w:t xml:space="preserve">HEERF II:  Coronavirus Response &amp; Supplemental Appropriations Act </w:t>
      </w:r>
    </w:p>
    <w:p w14:paraId="6932F3AF" w14:textId="77777777" w:rsidR="002A2653" w:rsidRPr="002A2653" w:rsidRDefault="002A2653" w:rsidP="002A2653">
      <w:pPr>
        <w:ind w:left="720" w:firstLine="720"/>
        <w:rPr>
          <w:rFonts w:ascii="Cambria" w:hAnsi="Cambria"/>
          <w:sz w:val="22"/>
        </w:rPr>
      </w:pPr>
      <w:r w:rsidRPr="002A2653">
        <w:rPr>
          <w:rFonts w:ascii="Cambria" w:hAnsi="Cambria"/>
          <w:sz w:val="22"/>
        </w:rPr>
        <w:t xml:space="preserve">Award Amounts </w:t>
      </w:r>
    </w:p>
    <w:p w14:paraId="62BB7F6D" w14:textId="77777777" w:rsidR="002A2653" w:rsidRPr="002A2653" w:rsidRDefault="002A2653" w:rsidP="002A2653">
      <w:pPr>
        <w:pStyle w:val="ListParagraph"/>
        <w:numPr>
          <w:ilvl w:val="0"/>
          <w:numId w:val="29"/>
        </w:numPr>
        <w:spacing w:after="160" w:line="259" w:lineRule="auto"/>
        <w:contextualSpacing/>
        <w:rPr>
          <w:rFonts w:ascii="Cambria" w:hAnsi="Cambria"/>
          <w:sz w:val="22"/>
        </w:rPr>
      </w:pPr>
      <w:r w:rsidRPr="002A2653">
        <w:rPr>
          <w:rFonts w:ascii="Cambria" w:hAnsi="Cambria"/>
          <w:sz w:val="22"/>
        </w:rPr>
        <w:t xml:space="preserve">Section (a)(1) Institutional Portion: </w:t>
      </w:r>
      <w:r w:rsidRPr="002A2653">
        <w:rPr>
          <w:rFonts w:ascii="Cambria" w:hAnsi="Cambria"/>
          <w:sz w:val="22"/>
        </w:rPr>
        <w:tab/>
        <w:t>$</w:t>
      </w:r>
      <w:r w:rsidRPr="002A2653">
        <w:rPr>
          <w:sz w:val="16"/>
        </w:rPr>
        <w:t xml:space="preserve"> </w:t>
      </w:r>
      <w:r w:rsidRPr="002A2653">
        <w:rPr>
          <w:rFonts w:ascii="Cambria" w:hAnsi="Cambria"/>
          <w:sz w:val="22"/>
        </w:rPr>
        <w:t>31,992,784</w:t>
      </w:r>
    </w:p>
    <w:p w14:paraId="4E14664B" w14:textId="77777777" w:rsidR="002A2653" w:rsidRPr="002A2653" w:rsidRDefault="002A2653" w:rsidP="002A2653">
      <w:pPr>
        <w:pStyle w:val="ListParagraph"/>
        <w:numPr>
          <w:ilvl w:val="0"/>
          <w:numId w:val="29"/>
        </w:numPr>
        <w:spacing w:after="160" w:line="259" w:lineRule="auto"/>
        <w:contextualSpacing/>
        <w:rPr>
          <w:rFonts w:ascii="Cambria" w:hAnsi="Cambria"/>
          <w:sz w:val="22"/>
        </w:rPr>
      </w:pPr>
      <w:r w:rsidRPr="002A2653">
        <w:rPr>
          <w:rFonts w:ascii="Cambria" w:hAnsi="Cambria"/>
          <w:sz w:val="22"/>
        </w:rPr>
        <w:t>Section (a)(2) MSI Portion:</w:t>
      </w:r>
      <w:r w:rsidRPr="002A2653">
        <w:rPr>
          <w:rFonts w:ascii="Cambria" w:hAnsi="Cambria"/>
          <w:sz w:val="22"/>
        </w:rPr>
        <w:tab/>
      </w:r>
      <w:r w:rsidRPr="002A2653">
        <w:rPr>
          <w:rFonts w:ascii="Cambria" w:hAnsi="Cambria"/>
          <w:sz w:val="22"/>
        </w:rPr>
        <w:tab/>
      </w:r>
      <w:r w:rsidRPr="002A2653">
        <w:rPr>
          <w:rFonts w:ascii="Cambria" w:hAnsi="Cambria"/>
          <w:sz w:val="22"/>
          <w:u w:val="single"/>
        </w:rPr>
        <w:t>$   3,214,442</w:t>
      </w:r>
    </w:p>
    <w:p w14:paraId="7FA52216" w14:textId="77777777" w:rsidR="002A2653" w:rsidRPr="002A2653" w:rsidRDefault="002A2653" w:rsidP="002A2653">
      <w:pPr>
        <w:pStyle w:val="ListParagraph"/>
        <w:ind w:left="360"/>
        <w:rPr>
          <w:rFonts w:ascii="Cambria" w:hAnsi="Cambria"/>
          <w:b/>
          <w:sz w:val="22"/>
        </w:rPr>
      </w:pPr>
    </w:p>
    <w:p w14:paraId="20CDD6AE" w14:textId="5E2565AC" w:rsidR="002A2653" w:rsidRPr="00846E48" w:rsidRDefault="002A2653" w:rsidP="0064651D">
      <w:pPr>
        <w:pStyle w:val="ListParagraph"/>
        <w:ind w:left="1080" w:firstLine="360"/>
        <w:rPr>
          <w:rFonts w:ascii="Cambria" w:hAnsi="Cambria"/>
          <w:b/>
          <w:sz w:val="22"/>
        </w:rPr>
      </w:pPr>
      <w:r w:rsidRPr="002A2653">
        <w:rPr>
          <w:rFonts w:ascii="Cambria" w:hAnsi="Cambria"/>
          <w:b/>
          <w:sz w:val="22"/>
        </w:rPr>
        <w:t>TOTAL</w:t>
      </w:r>
      <w:r w:rsidRPr="002A2653">
        <w:rPr>
          <w:rFonts w:ascii="Cambria" w:hAnsi="Cambria"/>
          <w:b/>
          <w:sz w:val="22"/>
        </w:rPr>
        <w:tab/>
      </w:r>
      <w:r w:rsidRPr="002A2653">
        <w:rPr>
          <w:rFonts w:ascii="Cambria" w:hAnsi="Cambria"/>
          <w:b/>
          <w:sz w:val="22"/>
        </w:rPr>
        <w:tab/>
      </w:r>
      <w:r w:rsidRPr="002A2653">
        <w:rPr>
          <w:rFonts w:ascii="Cambria" w:hAnsi="Cambria"/>
          <w:b/>
          <w:sz w:val="22"/>
        </w:rPr>
        <w:tab/>
      </w:r>
      <w:r w:rsidRPr="002A2653">
        <w:rPr>
          <w:rFonts w:ascii="Cambria" w:hAnsi="Cambria"/>
          <w:b/>
          <w:sz w:val="22"/>
        </w:rPr>
        <w:tab/>
      </w:r>
      <w:r w:rsidRPr="002A2653">
        <w:rPr>
          <w:rFonts w:ascii="Cambria" w:hAnsi="Cambria"/>
          <w:b/>
          <w:sz w:val="22"/>
        </w:rPr>
        <w:tab/>
      </w:r>
      <w:r w:rsidRPr="002A2653">
        <w:rPr>
          <w:rFonts w:ascii="Cambria" w:hAnsi="Cambria"/>
          <w:b/>
          <w:sz w:val="22"/>
        </w:rPr>
        <w:tab/>
      </w:r>
      <w:r w:rsidRPr="002A2653">
        <w:rPr>
          <w:rFonts w:ascii="Cambria" w:hAnsi="Cambria"/>
          <w:b/>
          <w:sz w:val="22"/>
        </w:rPr>
        <w:tab/>
      </w:r>
      <w:r w:rsidRPr="002A2653">
        <w:rPr>
          <w:rFonts w:ascii="Cambria" w:hAnsi="Cambria"/>
          <w:b/>
          <w:sz w:val="22"/>
        </w:rPr>
        <w:tab/>
        <w:t xml:space="preserve">      $35,207,226</w:t>
      </w:r>
    </w:p>
    <w:p w14:paraId="382743CD" w14:textId="77777777" w:rsidR="00A20636" w:rsidRDefault="00A20636" w:rsidP="00FE458B">
      <w:pPr>
        <w:pStyle w:val="ListParagraph"/>
        <w:spacing w:before="100" w:beforeAutospacing="1" w:after="100" w:afterAutospacing="1"/>
        <w:rPr>
          <w:rFonts w:ascii="Cambria" w:hAnsi="Cambria" w:cs="Calibri"/>
          <w:sz w:val="22"/>
          <w:szCs w:val="22"/>
        </w:rPr>
      </w:pPr>
    </w:p>
    <w:p w14:paraId="7C1E182E" w14:textId="3D7E7A51" w:rsidR="00FE458B" w:rsidRPr="00FE458B" w:rsidRDefault="00FE458B" w:rsidP="00FE458B">
      <w:pPr>
        <w:pStyle w:val="ListParagraph"/>
        <w:spacing w:before="100" w:beforeAutospacing="1" w:after="100" w:afterAutospacing="1"/>
        <w:rPr>
          <w:rFonts w:ascii="Cambria" w:hAnsi="Cambria" w:cs="Calibri"/>
          <w:sz w:val="22"/>
          <w:szCs w:val="22"/>
        </w:rPr>
      </w:pPr>
      <w:r w:rsidRPr="00FE458B">
        <w:rPr>
          <w:rFonts w:ascii="Cambria" w:hAnsi="Cambria" w:cs="Calibri"/>
          <w:sz w:val="22"/>
          <w:szCs w:val="22"/>
        </w:rPr>
        <w:t>T</w:t>
      </w:r>
      <w:r w:rsidR="00846E48">
        <w:rPr>
          <w:rFonts w:ascii="Cambria" w:hAnsi="Cambria" w:cs="Calibri"/>
          <w:sz w:val="22"/>
          <w:szCs w:val="22"/>
        </w:rPr>
        <w:t>h</w:t>
      </w:r>
      <w:r w:rsidR="00A20636">
        <w:rPr>
          <w:rFonts w:ascii="Cambria" w:hAnsi="Cambria" w:cs="Calibri"/>
          <w:sz w:val="22"/>
          <w:szCs w:val="22"/>
        </w:rPr>
        <w:t xml:space="preserve">e following </w:t>
      </w:r>
      <w:r w:rsidR="00846E48">
        <w:rPr>
          <w:rFonts w:ascii="Cambria" w:hAnsi="Cambria" w:cs="Calibri"/>
          <w:sz w:val="22"/>
          <w:szCs w:val="22"/>
        </w:rPr>
        <w:t>is</w:t>
      </w:r>
      <w:r w:rsidRPr="00FE458B">
        <w:rPr>
          <w:rFonts w:ascii="Cambria" w:hAnsi="Cambria" w:cs="Calibri"/>
          <w:sz w:val="22"/>
          <w:szCs w:val="22"/>
        </w:rPr>
        <w:t xml:space="preserve"> the current budget plan</w:t>
      </w:r>
      <w:r>
        <w:rPr>
          <w:rFonts w:ascii="Cambria" w:hAnsi="Cambria" w:cs="Calibri"/>
          <w:sz w:val="22"/>
          <w:szCs w:val="22"/>
        </w:rPr>
        <w:t xml:space="preserve"> for HEERF</w:t>
      </w:r>
      <w:r w:rsidR="00A20636">
        <w:rPr>
          <w:rFonts w:ascii="Cambria" w:hAnsi="Cambria" w:cs="Calibri"/>
          <w:sz w:val="22"/>
          <w:szCs w:val="22"/>
        </w:rPr>
        <w:t xml:space="preserve"> II and III; </w:t>
      </w:r>
      <w:r w:rsidRPr="00FE458B">
        <w:rPr>
          <w:rFonts w:ascii="Cambria" w:hAnsi="Cambria" w:cs="Calibri"/>
          <w:sz w:val="22"/>
          <w:szCs w:val="22"/>
        </w:rPr>
        <w:t xml:space="preserve">final allocation amounts are subject to change.  </w:t>
      </w:r>
      <w:r>
        <w:rPr>
          <w:rFonts w:ascii="Cambria" w:hAnsi="Cambria" w:cs="Calibri"/>
          <w:sz w:val="22"/>
          <w:szCs w:val="22"/>
        </w:rPr>
        <w:t xml:space="preserve"> </w:t>
      </w:r>
    </w:p>
    <w:tbl>
      <w:tblPr>
        <w:tblW w:w="8545" w:type="dxa"/>
        <w:tblInd w:w="607" w:type="dxa"/>
        <w:tblLook w:val="04A0" w:firstRow="1" w:lastRow="0" w:firstColumn="1" w:lastColumn="0" w:noHBand="0" w:noVBand="1"/>
      </w:tblPr>
      <w:tblGrid>
        <w:gridCol w:w="3505"/>
        <w:gridCol w:w="1800"/>
        <w:gridCol w:w="1620"/>
        <w:gridCol w:w="1620"/>
      </w:tblGrid>
      <w:tr w:rsidR="00FE458B" w:rsidRPr="00FE458B" w14:paraId="218CD6CA"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29E6A" w14:textId="77777777" w:rsidR="00FE458B" w:rsidRPr="00FE458B" w:rsidRDefault="00FE458B" w:rsidP="00523B81">
            <w:pPr>
              <w:rPr>
                <w:rFonts w:ascii="Cambria" w:hAnsi="Cambria" w:cs="Calibri"/>
                <w:b/>
                <w:color w:val="000000"/>
                <w:sz w:val="22"/>
                <w:szCs w:val="22"/>
              </w:rPr>
            </w:pPr>
            <w:r w:rsidRPr="00FE458B">
              <w:rPr>
                <w:rFonts w:ascii="Cambria" w:hAnsi="Cambria" w:cs="Calibri"/>
                <w:b/>
                <w:color w:val="000000"/>
                <w:sz w:val="24"/>
                <w:szCs w:val="22"/>
              </w:rPr>
              <w:t>Institutional Portion</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78D40C2A" w14:textId="77777777" w:rsidR="00FE458B" w:rsidRPr="00FE458B" w:rsidRDefault="00FE458B" w:rsidP="00FE458B">
            <w:pPr>
              <w:jc w:val="center"/>
              <w:rPr>
                <w:rFonts w:ascii="Cambria" w:hAnsi="Cambria" w:cs="Calibri"/>
                <w:b/>
                <w:color w:val="000000"/>
                <w:sz w:val="22"/>
                <w:szCs w:val="22"/>
              </w:rPr>
            </w:pPr>
            <w:r w:rsidRPr="00FE458B">
              <w:rPr>
                <w:rFonts w:ascii="Cambria" w:hAnsi="Cambria" w:cs="Calibri"/>
                <w:b/>
                <w:color w:val="000000"/>
                <w:sz w:val="22"/>
                <w:szCs w:val="22"/>
              </w:rPr>
              <w:t>HEERF II</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9E3A848" w14:textId="39B3BD77" w:rsidR="00FE458B" w:rsidRPr="00FE458B" w:rsidRDefault="00FE458B" w:rsidP="00FE458B">
            <w:pPr>
              <w:jc w:val="center"/>
              <w:rPr>
                <w:rFonts w:ascii="Cambria" w:hAnsi="Cambria" w:cs="Calibri"/>
                <w:b/>
                <w:color w:val="000000"/>
                <w:sz w:val="22"/>
                <w:szCs w:val="22"/>
              </w:rPr>
            </w:pPr>
            <w:r w:rsidRPr="00FE458B">
              <w:rPr>
                <w:rFonts w:ascii="Cambria" w:hAnsi="Cambria" w:cs="Calibri"/>
                <w:b/>
                <w:color w:val="000000"/>
                <w:sz w:val="22"/>
                <w:szCs w:val="22"/>
              </w:rPr>
              <w:t xml:space="preserve">HEERF II </w:t>
            </w:r>
            <w:r>
              <w:rPr>
                <w:rFonts w:ascii="Cambria" w:hAnsi="Cambria" w:cs="Calibri"/>
                <w:b/>
                <w:color w:val="000000"/>
                <w:sz w:val="22"/>
                <w:szCs w:val="22"/>
              </w:rPr>
              <w:t xml:space="preserve">MSI </w:t>
            </w:r>
            <w:r w:rsidRPr="00FE458B">
              <w:rPr>
                <w:rFonts w:ascii="Cambria" w:hAnsi="Cambria" w:cs="Calibri"/>
                <w:color w:val="000000"/>
                <w:sz w:val="18"/>
                <w:szCs w:val="18"/>
              </w:rPr>
              <w:t>(</w:t>
            </w:r>
            <w:r w:rsidRPr="00FE458B">
              <w:rPr>
                <w:rFonts w:ascii="Cambria" w:hAnsi="Cambria" w:cs="Calibri"/>
                <w:i/>
                <w:color w:val="000000"/>
                <w:sz w:val="18"/>
                <w:szCs w:val="18"/>
              </w:rPr>
              <w:t>Minority Serving Institution Award)</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DBBCA45" w14:textId="77777777" w:rsidR="00FE458B" w:rsidRPr="00FE458B" w:rsidRDefault="00FE458B" w:rsidP="00FE458B">
            <w:pPr>
              <w:jc w:val="center"/>
              <w:rPr>
                <w:rFonts w:ascii="Cambria" w:hAnsi="Cambria" w:cs="Calibri"/>
                <w:b/>
                <w:color w:val="000000"/>
                <w:sz w:val="22"/>
                <w:szCs w:val="22"/>
              </w:rPr>
            </w:pPr>
            <w:r w:rsidRPr="00FE458B">
              <w:rPr>
                <w:rFonts w:ascii="Cambria" w:hAnsi="Cambria" w:cs="Calibri"/>
                <w:b/>
                <w:color w:val="000000"/>
                <w:sz w:val="22"/>
                <w:szCs w:val="22"/>
              </w:rPr>
              <w:t>TOTAL</w:t>
            </w:r>
          </w:p>
        </w:tc>
      </w:tr>
      <w:tr w:rsidR="00FE458B" w:rsidRPr="00FE458B" w14:paraId="74882AC8"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3318CB64"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Total Award</w:t>
            </w:r>
          </w:p>
        </w:tc>
        <w:tc>
          <w:tcPr>
            <w:tcW w:w="1800" w:type="dxa"/>
            <w:tcBorders>
              <w:top w:val="nil"/>
              <w:left w:val="nil"/>
              <w:bottom w:val="single" w:sz="4" w:space="0" w:color="auto"/>
              <w:right w:val="single" w:sz="4" w:space="0" w:color="auto"/>
            </w:tcBorders>
            <w:shd w:val="clear" w:color="auto" w:fill="auto"/>
            <w:vAlign w:val="center"/>
            <w:hideMark/>
          </w:tcPr>
          <w:p w14:paraId="593F8428" w14:textId="0D2EEFF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31,992,784</w:t>
            </w:r>
          </w:p>
        </w:tc>
        <w:tc>
          <w:tcPr>
            <w:tcW w:w="1620" w:type="dxa"/>
            <w:tcBorders>
              <w:top w:val="nil"/>
              <w:left w:val="nil"/>
              <w:bottom w:val="single" w:sz="4" w:space="0" w:color="auto"/>
              <w:right w:val="single" w:sz="4" w:space="0" w:color="auto"/>
            </w:tcBorders>
            <w:shd w:val="clear" w:color="auto" w:fill="auto"/>
            <w:vAlign w:val="center"/>
            <w:hideMark/>
          </w:tcPr>
          <w:p w14:paraId="74BDE1A6" w14:textId="4C95CBA0"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3,214,442</w:t>
            </w:r>
          </w:p>
        </w:tc>
        <w:tc>
          <w:tcPr>
            <w:tcW w:w="1620" w:type="dxa"/>
            <w:tcBorders>
              <w:top w:val="nil"/>
              <w:left w:val="nil"/>
              <w:bottom w:val="single" w:sz="4" w:space="0" w:color="auto"/>
              <w:right w:val="single" w:sz="4" w:space="0" w:color="auto"/>
            </w:tcBorders>
            <w:shd w:val="clear" w:color="auto" w:fill="auto"/>
            <w:vAlign w:val="center"/>
            <w:hideMark/>
          </w:tcPr>
          <w:p w14:paraId="33868575" w14:textId="29B1998F"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$ 35,207,226</w:t>
            </w:r>
          </w:p>
        </w:tc>
      </w:tr>
      <w:tr w:rsidR="00FE458B" w:rsidRPr="00FE458B" w14:paraId="7B0F8F4B"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26DE21D6"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Budget Period Start</w:t>
            </w:r>
          </w:p>
        </w:tc>
        <w:tc>
          <w:tcPr>
            <w:tcW w:w="1800" w:type="dxa"/>
            <w:tcBorders>
              <w:top w:val="nil"/>
              <w:left w:val="nil"/>
              <w:bottom w:val="single" w:sz="4" w:space="0" w:color="auto"/>
              <w:right w:val="single" w:sz="4" w:space="0" w:color="auto"/>
            </w:tcBorders>
            <w:shd w:val="clear" w:color="auto" w:fill="auto"/>
            <w:vAlign w:val="center"/>
            <w:hideMark/>
          </w:tcPr>
          <w:p w14:paraId="32C4C6DD" w14:textId="77777777" w:rsidR="00FE458B" w:rsidRPr="00FE458B" w:rsidRDefault="00FE458B" w:rsidP="00FE458B">
            <w:pPr>
              <w:jc w:val="center"/>
              <w:rPr>
                <w:rFonts w:ascii="Cambria" w:hAnsi="Cambria" w:cs="Calibri"/>
                <w:color w:val="000000"/>
                <w:sz w:val="22"/>
                <w:szCs w:val="22"/>
              </w:rPr>
            </w:pPr>
            <w:r w:rsidRPr="00FE458B">
              <w:rPr>
                <w:rFonts w:ascii="Cambria" w:hAnsi="Cambria" w:cs="Calibri"/>
                <w:color w:val="000000"/>
                <w:sz w:val="22"/>
                <w:szCs w:val="22"/>
              </w:rPr>
              <w:t>2/16/2021</w:t>
            </w:r>
          </w:p>
        </w:tc>
        <w:tc>
          <w:tcPr>
            <w:tcW w:w="1620" w:type="dxa"/>
            <w:tcBorders>
              <w:top w:val="nil"/>
              <w:left w:val="nil"/>
              <w:bottom w:val="single" w:sz="4" w:space="0" w:color="auto"/>
              <w:right w:val="single" w:sz="4" w:space="0" w:color="auto"/>
            </w:tcBorders>
            <w:shd w:val="clear" w:color="auto" w:fill="auto"/>
            <w:vAlign w:val="center"/>
            <w:hideMark/>
          </w:tcPr>
          <w:p w14:paraId="420DE7FF" w14:textId="77777777" w:rsidR="00FE458B" w:rsidRPr="00FE458B" w:rsidRDefault="00FE458B" w:rsidP="00FE458B">
            <w:pPr>
              <w:jc w:val="center"/>
              <w:rPr>
                <w:rFonts w:ascii="Cambria" w:hAnsi="Cambria" w:cs="Calibri"/>
                <w:color w:val="000000"/>
                <w:sz w:val="22"/>
                <w:szCs w:val="22"/>
              </w:rPr>
            </w:pPr>
            <w:r w:rsidRPr="00FE458B">
              <w:rPr>
                <w:rFonts w:ascii="Cambria" w:hAnsi="Cambria" w:cs="Calibri"/>
                <w:color w:val="000000"/>
                <w:sz w:val="22"/>
                <w:szCs w:val="22"/>
              </w:rPr>
              <w:t>6/10/2020</w:t>
            </w:r>
          </w:p>
        </w:tc>
        <w:tc>
          <w:tcPr>
            <w:tcW w:w="1620" w:type="dxa"/>
            <w:tcBorders>
              <w:top w:val="nil"/>
              <w:left w:val="nil"/>
              <w:bottom w:val="single" w:sz="4" w:space="0" w:color="auto"/>
              <w:right w:val="single" w:sz="4" w:space="0" w:color="auto"/>
            </w:tcBorders>
            <w:shd w:val="clear" w:color="auto" w:fill="auto"/>
            <w:vAlign w:val="center"/>
            <w:hideMark/>
          </w:tcPr>
          <w:p w14:paraId="2A8A0811" w14:textId="1D5CD406" w:rsidR="00FE458B" w:rsidRPr="00FE458B" w:rsidRDefault="00FE458B" w:rsidP="00FE458B">
            <w:pPr>
              <w:jc w:val="center"/>
              <w:rPr>
                <w:rFonts w:ascii="Cambria" w:hAnsi="Cambria" w:cs="Calibri"/>
                <w:color w:val="000000"/>
                <w:sz w:val="22"/>
                <w:szCs w:val="22"/>
              </w:rPr>
            </w:pPr>
          </w:p>
        </w:tc>
      </w:tr>
      <w:tr w:rsidR="00FE458B" w:rsidRPr="00FE458B" w14:paraId="4B648A0E"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1EF9170D"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Budget Period End</w:t>
            </w:r>
          </w:p>
        </w:tc>
        <w:tc>
          <w:tcPr>
            <w:tcW w:w="1800" w:type="dxa"/>
            <w:tcBorders>
              <w:top w:val="nil"/>
              <w:left w:val="nil"/>
              <w:bottom w:val="single" w:sz="4" w:space="0" w:color="auto"/>
              <w:right w:val="single" w:sz="4" w:space="0" w:color="auto"/>
            </w:tcBorders>
            <w:shd w:val="clear" w:color="auto" w:fill="auto"/>
            <w:vAlign w:val="center"/>
            <w:hideMark/>
          </w:tcPr>
          <w:p w14:paraId="54F6094A" w14:textId="77777777" w:rsidR="00FE458B" w:rsidRPr="00FE458B" w:rsidRDefault="00FE458B" w:rsidP="00FE458B">
            <w:pPr>
              <w:jc w:val="center"/>
              <w:rPr>
                <w:rFonts w:ascii="Cambria" w:hAnsi="Cambria" w:cs="Calibri"/>
                <w:color w:val="000000"/>
                <w:sz w:val="22"/>
                <w:szCs w:val="22"/>
              </w:rPr>
            </w:pPr>
            <w:r w:rsidRPr="00FE458B">
              <w:rPr>
                <w:rFonts w:ascii="Cambria" w:hAnsi="Cambria" w:cs="Calibri"/>
                <w:color w:val="000000"/>
                <w:sz w:val="22"/>
                <w:szCs w:val="22"/>
              </w:rPr>
              <w:t>2/15/2022</w:t>
            </w:r>
          </w:p>
        </w:tc>
        <w:tc>
          <w:tcPr>
            <w:tcW w:w="1620" w:type="dxa"/>
            <w:tcBorders>
              <w:top w:val="nil"/>
              <w:left w:val="nil"/>
              <w:bottom w:val="single" w:sz="4" w:space="0" w:color="auto"/>
              <w:right w:val="single" w:sz="4" w:space="0" w:color="auto"/>
            </w:tcBorders>
            <w:shd w:val="clear" w:color="auto" w:fill="auto"/>
            <w:vAlign w:val="center"/>
            <w:hideMark/>
          </w:tcPr>
          <w:p w14:paraId="7DCF453B" w14:textId="77777777" w:rsidR="00FE458B" w:rsidRPr="00FE458B" w:rsidRDefault="00FE458B" w:rsidP="00FE458B">
            <w:pPr>
              <w:jc w:val="center"/>
              <w:rPr>
                <w:rFonts w:ascii="Cambria" w:hAnsi="Cambria" w:cs="Calibri"/>
                <w:color w:val="000000"/>
                <w:sz w:val="22"/>
                <w:szCs w:val="22"/>
              </w:rPr>
            </w:pPr>
            <w:r w:rsidRPr="00FE458B">
              <w:rPr>
                <w:rFonts w:ascii="Cambria" w:hAnsi="Cambria" w:cs="Calibri"/>
                <w:color w:val="000000"/>
                <w:sz w:val="22"/>
                <w:szCs w:val="22"/>
              </w:rPr>
              <w:t>3/13/2022</w:t>
            </w:r>
          </w:p>
        </w:tc>
        <w:tc>
          <w:tcPr>
            <w:tcW w:w="1620" w:type="dxa"/>
            <w:tcBorders>
              <w:top w:val="nil"/>
              <w:left w:val="nil"/>
              <w:bottom w:val="single" w:sz="4" w:space="0" w:color="auto"/>
              <w:right w:val="single" w:sz="4" w:space="0" w:color="auto"/>
            </w:tcBorders>
            <w:shd w:val="clear" w:color="auto" w:fill="auto"/>
            <w:vAlign w:val="center"/>
            <w:hideMark/>
          </w:tcPr>
          <w:p w14:paraId="139FD11D" w14:textId="0D3EB230" w:rsidR="00FE458B" w:rsidRPr="00FE458B" w:rsidRDefault="00FE458B" w:rsidP="00FE458B">
            <w:pPr>
              <w:jc w:val="center"/>
              <w:rPr>
                <w:rFonts w:ascii="Cambria" w:hAnsi="Cambria" w:cs="Calibri"/>
                <w:color w:val="000000"/>
                <w:sz w:val="22"/>
                <w:szCs w:val="22"/>
              </w:rPr>
            </w:pPr>
          </w:p>
        </w:tc>
      </w:tr>
      <w:tr w:rsidR="00FE458B" w:rsidRPr="00FE458B" w14:paraId="3F470BBF"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6B112901" w14:textId="77777777" w:rsidR="00FE458B" w:rsidRPr="00FE458B" w:rsidRDefault="00FE458B" w:rsidP="00523B81">
            <w:pPr>
              <w:rPr>
                <w:rFonts w:ascii="Cambria" w:hAnsi="Cambria" w:cs="Calibri"/>
                <w:b/>
                <w:bCs/>
                <w:color w:val="000000"/>
                <w:sz w:val="22"/>
                <w:szCs w:val="22"/>
              </w:rPr>
            </w:pPr>
            <w:r w:rsidRPr="00FE458B">
              <w:rPr>
                <w:rFonts w:ascii="Cambria" w:hAnsi="Cambria" w:cs="Calibri"/>
                <w:b/>
                <w:bCs/>
                <w:color w:val="000000"/>
                <w:sz w:val="22"/>
                <w:szCs w:val="22"/>
              </w:rPr>
              <w:t>Proposed Uses</w:t>
            </w:r>
          </w:p>
        </w:tc>
        <w:tc>
          <w:tcPr>
            <w:tcW w:w="1800" w:type="dxa"/>
            <w:tcBorders>
              <w:top w:val="nil"/>
              <w:left w:val="nil"/>
              <w:bottom w:val="single" w:sz="4" w:space="0" w:color="auto"/>
              <w:right w:val="single" w:sz="4" w:space="0" w:color="auto"/>
            </w:tcBorders>
            <w:shd w:val="clear" w:color="auto" w:fill="auto"/>
            <w:vAlign w:val="center"/>
            <w:hideMark/>
          </w:tcPr>
          <w:p w14:paraId="0C5EF71D" w14:textId="3946A445" w:rsidR="00FE458B" w:rsidRPr="00FE458B" w:rsidRDefault="00FE458B" w:rsidP="00FE458B">
            <w:pPr>
              <w:jc w:val="center"/>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323ACECE" w14:textId="6618B3D2" w:rsidR="00FE458B" w:rsidRPr="00FE458B" w:rsidRDefault="00FE458B" w:rsidP="00FE458B">
            <w:pPr>
              <w:jc w:val="center"/>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151C8251" w14:textId="5CB76770" w:rsidR="00FE458B" w:rsidRPr="00FE458B" w:rsidRDefault="00FE458B" w:rsidP="00FE458B">
            <w:pPr>
              <w:jc w:val="center"/>
              <w:rPr>
                <w:rFonts w:ascii="Cambria" w:hAnsi="Cambria" w:cs="Calibri"/>
                <w:color w:val="000000"/>
                <w:sz w:val="22"/>
                <w:szCs w:val="22"/>
              </w:rPr>
            </w:pPr>
          </w:p>
        </w:tc>
      </w:tr>
      <w:tr w:rsidR="00FE458B" w:rsidRPr="00FE458B" w14:paraId="1989A0DE"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239A7B87"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FALL 20 Service Fee Refunds</w:t>
            </w:r>
          </w:p>
        </w:tc>
        <w:tc>
          <w:tcPr>
            <w:tcW w:w="1800" w:type="dxa"/>
            <w:tcBorders>
              <w:top w:val="nil"/>
              <w:left w:val="nil"/>
              <w:bottom w:val="single" w:sz="4" w:space="0" w:color="auto"/>
              <w:right w:val="single" w:sz="4" w:space="0" w:color="auto"/>
            </w:tcBorders>
            <w:shd w:val="clear" w:color="auto" w:fill="auto"/>
            <w:vAlign w:val="center"/>
            <w:hideMark/>
          </w:tcPr>
          <w:p w14:paraId="7881AC0D" w14:textId="69BEE5E6"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2,426,034</w:t>
            </w:r>
          </w:p>
        </w:tc>
        <w:tc>
          <w:tcPr>
            <w:tcW w:w="1620" w:type="dxa"/>
            <w:tcBorders>
              <w:top w:val="nil"/>
              <w:left w:val="nil"/>
              <w:bottom w:val="single" w:sz="4" w:space="0" w:color="auto"/>
              <w:right w:val="single" w:sz="4" w:space="0" w:color="auto"/>
            </w:tcBorders>
            <w:shd w:val="clear" w:color="auto" w:fill="auto"/>
            <w:vAlign w:val="center"/>
            <w:hideMark/>
          </w:tcPr>
          <w:p w14:paraId="21B26FE7" w14:textId="5B8697F9"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557BAA16" w14:textId="5581201F"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$2,426,034</w:t>
            </w:r>
          </w:p>
        </w:tc>
      </w:tr>
      <w:tr w:rsidR="00FE458B" w:rsidRPr="00FE458B" w14:paraId="21339895"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FED28FB"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SPG 21 Service Fee Refunds</w:t>
            </w:r>
          </w:p>
        </w:tc>
        <w:tc>
          <w:tcPr>
            <w:tcW w:w="1800" w:type="dxa"/>
            <w:tcBorders>
              <w:top w:val="nil"/>
              <w:left w:val="nil"/>
              <w:bottom w:val="single" w:sz="4" w:space="0" w:color="auto"/>
              <w:right w:val="single" w:sz="4" w:space="0" w:color="auto"/>
            </w:tcBorders>
            <w:shd w:val="clear" w:color="auto" w:fill="auto"/>
            <w:vAlign w:val="center"/>
            <w:hideMark/>
          </w:tcPr>
          <w:p w14:paraId="584A1833" w14:textId="5F36E667"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3,601,338</w:t>
            </w:r>
          </w:p>
        </w:tc>
        <w:tc>
          <w:tcPr>
            <w:tcW w:w="1620" w:type="dxa"/>
            <w:tcBorders>
              <w:top w:val="nil"/>
              <w:left w:val="nil"/>
              <w:bottom w:val="single" w:sz="4" w:space="0" w:color="auto"/>
              <w:right w:val="single" w:sz="4" w:space="0" w:color="auto"/>
            </w:tcBorders>
            <w:shd w:val="clear" w:color="auto" w:fill="auto"/>
            <w:vAlign w:val="center"/>
            <w:hideMark/>
          </w:tcPr>
          <w:p w14:paraId="2D8F2F66" w14:textId="5831DEAC"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691A31D8" w14:textId="0C3863D9"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$3,601,338</w:t>
            </w:r>
          </w:p>
        </w:tc>
      </w:tr>
      <w:tr w:rsidR="00FE458B" w:rsidRPr="00FE458B" w14:paraId="7907483B"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noWrap/>
            <w:vAlign w:val="bottom"/>
            <w:hideMark/>
          </w:tcPr>
          <w:p w14:paraId="5371461F" w14:textId="384CDDB3"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Scholarships</w:t>
            </w:r>
          </w:p>
        </w:tc>
        <w:tc>
          <w:tcPr>
            <w:tcW w:w="1800" w:type="dxa"/>
            <w:tcBorders>
              <w:top w:val="nil"/>
              <w:left w:val="nil"/>
              <w:bottom w:val="single" w:sz="4" w:space="0" w:color="auto"/>
              <w:right w:val="single" w:sz="4" w:space="0" w:color="auto"/>
            </w:tcBorders>
            <w:shd w:val="clear" w:color="auto" w:fill="auto"/>
            <w:noWrap/>
            <w:vAlign w:val="bottom"/>
            <w:hideMark/>
          </w:tcPr>
          <w:p w14:paraId="3B9C03BB" w14:textId="6A5B3CDE"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noWrap/>
            <w:vAlign w:val="bottom"/>
            <w:hideMark/>
          </w:tcPr>
          <w:p w14:paraId="6B47E90F" w14:textId="7813E31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420,862</w:t>
            </w:r>
          </w:p>
        </w:tc>
        <w:tc>
          <w:tcPr>
            <w:tcW w:w="1620" w:type="dxa"/>
            <w:tcBorders>
              <w:top w:val="nil"/>
              <w:left w:val="nil"/>
              <w:bottom w:val="single" w:sz="4" w:space="0" w:color="auto"/>
              <w:right w:val="single" w:sz="4" w:space="0" w:color="auto"/>
            </w:tcBorders>
            <w:shd w:val="clear" w:color="auto" w:fill="auto"/>
            <w:vAlign w:val="center"/>
            <w:hideMark/>
          </w:tcPr>
          <w:p w14:paraId="40C4D345" w14:textId="2DFC94D8"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$420,862</w:t>
            </w:r>
          </w:p>
        </w:tc>
      </w:tr>
      <w:tr w:rsidR="00FE458B" w:rsidRPr="00FE458B" w14:paraId="3F5ABCA6" w14:textId="77777777" w:rsidTr="00FE458B">
        <w:trPr>
          <w:trHeight w:val="300"/>
        </w:trPr>
        <w:tc>
          <w:tcPr>
            <w:tcW w:w="3505" w:type="dxa"/>
            <w:tcBorders>
              <w:top w:val="nil"/>
              <w:left w:val="single" w:sz="4" w:space="0" w:color="auto"/>
              <w:bottom w:val="single" w:sz="4" w:space="0" w:color="auto"/>
              <w:right w:val="single" w:sz="4" w:space="0" w:color="auto"/>
            </w:tcBorders>
            <w:shd w:val="clear" w:color="auto" w:fill="auto"/>
            <w:noWrap/>
            <w:vAlign w:val="bottom"/>
            <w:hideMark/>
          </w:tcPr>
          <w:p w14:paraId="276AE5B6" w14:textId="4B295517" w:rsidR="00FE458B" w:rsidRPr="00FE458B" w:rsidRDefault="00846E48" w:rsidP="00523B81">
            <w:pPr>
              <w:rPr>
                <w:rFonts w:ascii="Cambria" w:hAnsi="Cambria" w:cs="Calibri"/>
                <w:color w:val="000000"/>
                <w:sz w:val="22"/>
                <w:szCs w:val="22"/>
              </w:rPr>
            </w:pPr>
            <w:r>
              <w:rPr>
                <w:rFonts w:ascii="Cambria" w:hAnsi="Cambria" w:cs="Calibri"/>
                <w:color w:val="000000"/>
                <w:sz w:val="22"/>
                <w:szCs w:val="22"/>
              </w:rPr>
              <w:t>UIC Grant Financial Aid Assistance</w:t>
            </w:r>
          </w:p>
        </w:tc>
        <w:tc>
          <w:tcPr>
            <w:tcW w:w="1800" w:type="dxa"/>
            <w:tcBorders>
              <w:top w:val="nil"/>
              <w:left w:val="nil"/>
              <w:bottom w:val="single" w:sz="4" w:space="0" w:color="auto"/>
              <w:right w:val="single" w:sz="4" w:space="0" w:color="auto"/>
            </w:tcBorders>
            <w:shd w:val="clear" w:color="auto" w:fill="auto"/>
            <w:noWrap/>
            <w:vAlign w:val="bottom"/>
            <w:hideMark/>
          </w:tcPr>
          <w:p w14:paraId="4AFB4EB5" w14:textId="4DE6FD0E"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noWrap/>
            <w:vAlign w:val="bottom"/>
            <w:hideMark/>
          </w:tcPr>
          <w:p w14:paraId="26075C8F" w14:textId="21281CCF"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2,793,442</w:t>
            </w:r>
          </w:p>
        </w:tc>
        <w:tc>
          <w:tcPr>
            <w:tcW w:w="1620" w:type="dxa"/>
            <w:tcBorders>
              <w:top w:val="nil"/>
              <w:left w:val="nil"/>
              <w:bottom w:val="single" w:sz="4" w:space="0" w:color="auto"/>
              <w:right w:val="single" w:sz="4" w:space="0" w:color="auto"/>
            </w:tcBorders>
            <w:shd w:val="clear" w:color="auto" w:fill="auto"/>
            <w:vAlign w:val="center"/>
            <w:hideMark/>
          </w:tcPr>
          <w:p w14:paraId="03769585" w14:textId="1AE6032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$2,793,442</w:t>
            </w:r>
          </w:p>
        </w:tc>
      </w:tr>
      <w:tr w:rsidR="00FE458B" w:rsidRPr="00FE458B" w14:paraId="1069E30D" w14:textId="77777777" w:rsidTr="00FE458B">
        <w:trPr>
          <w:trHeight w:val="575"/>
        </w:trPr>
        <w:tc>
          <w:tcPr>
            <w:tcW w:w="3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03FCB5"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 xml:space="preserve">FY21 &amp; FY22 Information Technology </w:t>
            </w:r>
          </w:p>
        </w:tc>
        <w:tc>
          <w:tcPr>
            <w:tcW w:w="1800" w:type="dxa"/>
            <w:tcBorders>
              <w:top w:val="nil"/>
              <w:left w:val="nil"/>
              <w:bottom w:val="single" w:sz="4" w:space="0" w:color="auto"/>
              <w:right w:val="single" w:sz="4" w:space="0" w:color="auto"/>
            </w:tcBorders>
            <w:shd w:val="clear" w:color="auto" w:fill="auto"/>
            <w:noWrap/>
            <w:vAlign w:val="center"/>
            <w:hideMark/>
          </w:tcPr>
          <w:p w14:paraId="0F025B69" w14:textId="7E2E2B34"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4,563,667</w:t>
            </w:r>
          </w:p>
        </w:tc>
        <w:tc>
          <w:tcPr>
            <w:tcW w:w="1620" w:type="dxa"/>
            <w:tcBorders>
              <w:top w:val="nil"/>
              <w:left w:val="nil"/>
              <w:bottom w:val="single" w:sz="4" w:space="0" w:color="auto"/>
              <w:right w:val="single" w:sz="4" w:space="0" w:color="auto"/>
            </w:tcBorders>
            <w:shd w:val="clear" w:color="auto" w:fill="auto"/>
            <w:noWrap/>
            <w:vAlign w:val="center"/>
            <w:hideMark/>
          </w:tcPr>
          <w:p w14:paraId="687992B3" w14:textId="4C3C5D81"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1AFDC8C7" w14:textId="42DC0231"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$4,563,667</w:t>
            </w:r>
          </w:p>
        </w:tc>
      </w:tr>
      <w:tr w:rsidR="00FE458B" w:rsidRPr="00FE458B" w14:paraId="2DCE9FB9"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381E66"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FY22 ION Training</w:t>
            </w:r>
          </w:p>
        </w:tc>
        <w:tc>
          <w:tcPr>
            <w:tcW w:w="1800" w:type="dxa"/>
            <w:tcBorders>
              <w:top w:val="nil"/>
              <w:left w:val="nil"/>
              <w:bottom w:val="single" w:sz="4" w:space="0" w:color="auto"/>
              <w:right w:val="single" w:sz="4" w:space="0" w:color="auto"/>
            </w:tcBorders>
            <w:shd w:val="clear" w:color="auto" w:fill="auto"/>
            <w:noWrap/>
            <w:vAlign w:val="bottom"/>
            <w:hideMark/>
          </w:tcPr>
          <w:p w14:paraId="08F2FD22" w14:textId="5C37D5E5"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35,000</w:t>
            </w:r>
          </w:p>
        </w:tc>
        <w:tc>
          <w:tcPr>
            <w:tcW w:w="1620" w:type="dxa"/>
            <w:tcBorders>
              <w:top w:val="nil"/>
              <w:left w:val="nil"/>
              <w:bottom w:val="single" w:sz="4" w:space="0" w:color="auto"/>
              <w:right w:val="single" w:sz="4" w:space="0" w:color="auto"/>
            </w:tcBorders>
            <w:shd w:val="clear" w:color="auto" w:fill="auto"/>
            <w:noWrap/>
            <w:vAlign w:val="bottom"/>
            <w:hideMark/>
          </w:tcPr>
          <w:p w14:paraId="6CE5BF2A" w14:textId="65158E80"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44E3A8D7" w14:textId="0708BC50"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$35,000</w:t>
            </w:r>
          </w:p>
        </w:tc>
      </w:tr>
      <w:tr w:rsidR="00FE458B" w:rsidRPr="00FE458B" w14:paraId="4FA36824"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ACA76" w14:textId="59157C29" w:rsidR="00FE458B" w:rsidRPr="00FE458B" w:rsidRDefault="00FE458B" w:rsidP="00FE458B">
            <w:pPr>
              <w:rPr>
                <w:rFonts w:ascii="Cambria" w:hAnsi="Cambria" w:cs="Calibri"/>
                <w:color w:val="000000"/>
                <w:sz w:val="22"/>
                <w:szCs w:val="22"/>
              </w:rPr>
            </w:pPr>
            <w:r w:rsidRPr="00FE458B">
              <w:rPr>
                <w:rFonts w:ascii="Cambria" w:hAnsi="Cambria" w:cs="Calibri"/>
                <w:b/>
                <w:color w:val="000000"/>
                <w:sz w:val="24"/>
                <w:szCs w:val="22"/>
              </w:rPr>
              <w:lastRenderedPageBreak/>
              <w:t>Institutional Portion</w:t>
            </w:r>
          </w:p>
        </w:tc>
        <w:tc>
          <w:tcPr>
            <w:tcW w:w="1800" w:type="dxa"/>
            <w:tcBorders>
              <w:top w:val="single" w:sz="4" w:space="0" w:color="auto"/>
              <w:left w:val="nil"/>
              <w:bottom w:val="single" w:sz="4" w:space="0" w:color="auto"/>
              <w:right w:val="single" w:sz="4" w:space="0" w:color="auto"/>
            </w:tcBorders>
            <w:shd w:val="clear" w:color="auto" w:fill="auto"/>
            <w:noWrap/>
            <w:vAlign w:val="center"/>
          </w:tcPr>
          <w:p w14:paraId="6835D892" w14:textId="28491560" w:rsidR="00FE458B" w:rsidRPr="00FE458B" w:rsidRDefault="00FE458B" w:rsidP="00FE458B">
            <w:pPr>
              <w:jc w:val="center"/>
              <w:rPr>
                <w:rFonts w:ascii="Cambria" w:hAnsi="Cambria" w:cs="Calibri"/>
                <w:color w:val="000000"/>
                <w:sz w:val="22"/>
                <w:szCs w:val="22"/>
              </w:rPr>
            </w:pPr>
            <w:r w:rsidRPr="00FE458B">
              <w:rPr>
                <w:rFonts w:ascii="Cambria" w:hAnsi="Cambria" w:cs="Calibri"/>
                <w:b/>
                <w:color w:val="000000"/>
                <w:sz w:val="22"/>
                <w:szCs w:val="22"/>
              </w:rPr>
              <w:t>HEERF II</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74C252B8" w14:textId="16C5CD9B" w:rsidR="00FE458B" w:rsidRPr="00FE458B" w:rsidRDefault="00FE458B" w:rsidP="00FE458B">
            <w:pPr>
              <w:jc w:val="center"/>
              <w:rPr>
                <w:rFonts w:ascii="Cambria" w:hAnsi="Cambria" w:cs="Calibri"/>
                <w:color w:val="000000"/>
                <w:sz w:val="22"/>
                <w:szCs w:val="22"/>
              </w:rPr>
            </w:pPr>
            <w:r w:rsidRPr="00FE458B">
              <w:rPr>
                <w:rFonts w:ascii="Cambria" w:hAnsi="Cambria" w:cs="Calibri"/>
                <w:b/>
                <w:color w:val="000000"/>
                <w:sz w:val="22"/>
                <w:szCs w:val="22"/>
              </w:rPr>
              <w:t xml:space="preserve">HEERF II </w:t>
            </w:r>
            <w:r>
              <w:rPr>
                <w:rFonts w:ascii="Cambria" w:hAnsi="Cambria" w:cs="Calibri"/>
                <w:b/>
                <w:color w:val="000000"/>
                <w:sz w:val="22"/>
                <w:szCs w:val="22"/>
              </w:rPr>
              <w:t xml:space="preserve">MSI </w:t>
            </w:r>
            <w:r w:rsidRPr="00FE458B">
              <w:rPr>
                <w:rFonts w:ascii="Cambria" w:hAnsi="Cambria" w:cs="Calibri"/>
                <w:color w:val="000000"/>
                <w:sz w:val="18"/>
                <w:szCs w:val="18"/>
              </w:rPr>
              <w:t>(</w:t>
            </w:r>
            <w:r w:rsidRPr="00FE458B">
              <w:rPr>
                <w:rFonts w:ascii="Cambria" w:hAnsi="Cambria" w:cs="Calibri"/>
                <w:i/>
                <w:color w:val="000000"/>
                <w:sz w:val="18"/>
                <w:szCs w:val="18"/>
              </w:rPr>
              <w:t>Minority Serving Institution Award)</w:t>
            </w:r>
          </w:p>
        </w:tc>
        <w:tc>
          <w:tcPr>
            <w:tcW w:w="1620" w:type="dxa"/>
            <w:tcBorders>
              <w:top w:val="single" w:sz="4" w:space="0" w:color="auto"/>
              <w:left w:val="nil"/>
              <w:bottom w:val="single" w:sz="4" w:space="0" w:color="auto"/>
              <w:right w:val="single" w:sz="4" w:space="0" w:color="auto"/>
            </w:tcBorders>
            <w:shd w:val="clear" w:color="auto" w:fill="auto"/>
            <w:vAlign w:val="center"/>
          </w:tcPr>
          <w:p w14:paraId="5DEC5C72" w14:textId="3D6D82F5" w:rsidR="00FE458B" w:rsidRPr="00FE458B" w:rsidRDefault="00FE458B" w:rsidP="00FE458B">
            <w:pPr>
              <w:jc w:val="center"/>
              <w:rPr>
                <w:rFonts w:ascii="Cambria" w:hAnsi="Cambria" w:cs="Calibri"/>
                <w:color w:val="000000"/>
                <w:sz w:val="22"/>
                <w:szCs w:val="22"/>
              </w:rPr>
            </w:pPr>
            <w:r w:rsidRPr="00FE458B">
              <w:rPr>
                <w:rFonts w:ascii="Cambria" w:hAnsi="Cambria" w:cs="Calibri"/>
                <w:b/>
                <w:color w:val="000000"/>
                <w:sz w:val="22"/>
                <w:szCs w:val="22"/>
              </w:rPr>
              <w:t>TOTAL</w:t>
            </w:r>
          </w:p>
        </w:tc>
      </w:tr>
      <w:tr w:rsidR="00FE458B" w:rsidRPr="00FE458B" w14:paraId="41A2E004"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D254D8"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 xml:space="preserve">FY22 CourseBuilders TA's </w:t>
            </w:r>
          </w:p>
        </w:tc>
        <w:tc>
          <w:tcPr>
            <w:tcW w:w="1800" w:type="dxa"/>
            <w:tcBorders>
              <w:top w:val="nil"/>
              <w:left w:val="nil"/>
              <w:bottom w:val="single" w:sz="4" w:space="0" w:color="auto"/>
              <w:right w:val="single" w:sz="4" w:space="0" w:color="auto"/>
            </w:tcBorders>
            <w:shd w:val="clear" w:color="auto" w:fill="auto"/>
            <w:noWrap/>
            <w:vAlign w:val="bottom"/>
            <w:hideMark/>
          </w:tcPr>
          <w:p w14:paraId="220DDE1A" w14:textId="5C6D8E72"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359,790</w:t>
            </w:r>
          </w:p>
        </w:tc>
        <w:tc>
          <w:tcPr>
            <w:tcW w:w="1620" w:type="dxa"/>
            <w:tcBorders>
              <w:top w:val="nil"/>
              <w:left w:val="nil"/>
              <w:bottom w:val="single" w:sz="4" w:space="0" w:color="auto"/>
              <w:right w:val="single" w:sz="4" w:space="0" w:color="auto"/>
            </w:tcBorders>
            <w:shd w:val="clear" w:color="auto" w:fill="auto"/>
            <w:noWrap/>
            <w:vAlign w:val="bottom"/>
            <w:hideMark/>
          </w:tcPr>
          <w:p w14:paraId="090E5A33" w14:textId="71FE9C7A"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06A70656" w14:textId="4FC5F832"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$359,790</w:t>
            </w:r>
          </w:p>
        </w:tc>
      </w:tr>
      <w:tr w:rsidR="00FE458B" w:rsidRPr="00FE458B" w14:paraId="7D19EB08"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78DBB0"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FY21 Contact Tracing</w:t>
            </w:r>
          </w:p>
        </w:tc>
        <w:tc>
          <w:tcPr>
            <w:tcW w:w="1800" w:type="dxa"/>
            <w:tcBorders>
              <w:top w:val="nil"/>
              <w:left w:val="nil"/>
              <w:bottom w:val="single" w:sz="4" w:space="0" w:color="auto"/>
              <w:right w:val="single" w:sz="4" w:space="0" w:color="auto"/>
            </w:tcBorders>
            <w:shd w:val="clear" w:color="auto" w:fill="auto"/>
            <w:noWrap/>
            <w:vAlign w:val="bottom"/>
            <w:hideMark/>
          </w:tcPr>
          <w:p w14:paraId="5790A76F" w14:textId="473CBCBA"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420,655</w:t>
            </w:r>
          </w:p>
        </w:tc>
        <w:tc>
          <w:tcPr>
            <w:tcW w:w="1620" w:type="dxa"/>
            <w:tcBorders>
              <w:top w:val="nil"/>
              <w:left w:val="nil"/>
              <w:bottom w:val="single" w:sz="4" w:space="0" w:color="auto"/>
              <w:right w:val="single" w:sz="4" w:space="0" w:color="auto"/>
            </w:tcBorders>
            <w:shd w:val="clear" w:color="auto" w:fill="auto"/>
            <w:noWrap/>
            <w:vAlign w:val="bottom"/>
            <w:hideMark/>
          </w:tcPr>
          <w:p w14:paraId="63742583" w14:textId="00210C4F"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9D00AC6" w14:textId="0EE1D2E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$420,655</w:t>
            </w:r>
          </w:p>
        </w:tc>
      </w:tr>
      <w:tr w:rsidR="00FE458B" w:rsidRPr="00FE458B" w14:paraId="10D757A0"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A8BBD"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FY22 Contact Tracing</w:t>
            </w:r>
          </w:p>
        </w:tc>
        <w:tc>
          <w:tcPr>
            <w:tcW w:w="1800" w:type="dxa"/>
            <w:tcBorders>
              <w:top w:val="nil"/>
              <w:left w:val="nil"/>
              <w:bottom w:val="single" w:sz="4" w:space="0" w:color="auto"/>
              <w:right w:val="single" w:sz="4" w:space="0" w:color="auto"/>
            </w:tcBorders>
            <w:shd w:val="clear" w:color="auto" w:fill="auto"/>
            <w:noWrap/>
            <w:vAlign w:val="bottom"/>
            <w:hideMark/>
          </w:tcPr>
          <w:p w14:paraId="3AAFB8FD" w14:textId="34043FAD"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358,480</w:t>
            </w:r>
          </w:p>
        </w:tc>
        <w:tc>
          <w:tcPr>
            <w:tcW w:w="1620" w:type="dxa"/>
            <w:tcBorders>
              <w:top w:val="nil"/>
              <w:left w:val="nil"/>
              <w:bottom w:val="single" w:sz="4" w:space="0" w:color="auto"/>
              <w:right w:val="single" w:sz="4" w:space="0" w:color="auto"/>
            </w:tcBorders>
            <w:shd w:val="clear" w:color="auto" w:fill="auto"/>
            <w:noWrap/>
            <w:vAlign w:val="bottom"/>
            <w:hideMark/>
          </w:tcPr>
          <w:p w14:paraId="025887E6" w14:textId="220B8D92"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196228B2" w14:textId="3042EF29"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$358,480</w:t>
            </w:r>
          </w:p>
        </w:tc>
      </w:tr>
      <w:tr w:rsidR="00FE458B" w:rsidRPr="00FE458B" w14:paraId="2C7826DD"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493DF6"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FY22 COVID Testing</w:t>
            </w:r>
          </w:p>
        </w:tc>
        <w:tc>
          <w:tcPr>
            <w:tcW w:w="1800" w:type="dxa"/>
            <w:tcBorders>
              <w:top w:val="nil"/>
              <w:left w:val="nil"/>
              <w:bottom w:val="single" w:sz="4" w:space="0" w:color="auto"/>
              <w:right w:val="single" w:sz="4" w:space="0" w:color="auto"/>
            </w:tcBorders>
            <w:shd w:val="clear" w:color="auto" w:fill="auto"/>
            <w:noWrap/>
            <w:vAlign w:val="bottom"/>
            <w:hideMark/>
          </w:tcPr>
          <w:p w14:paraId="04DADFFC" w14:textId="5EFE166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607,025</w:t>
            </w:r>
          </w:p>
        </w:tc>
        <w:tc>
          <w:tcPr>
            <w:tcW w:w="1620" w:type="dxa"/>
            <w:tcBorders>
              <w:top w:val="nil"/>
              <w:left w:val="nil"/>
              <w:bottom w:val="single" w:sz="4" w:space="0" w:color="auto"/>
              <w:right w:val="single" w:sz="4" w:space="0" w:color="auto"/>
            </w:tcBorders>
            <w:shd w:val="clear" w:color="auto" w:fill="auto"/>
            <w:noWrap/>
            <w:vAlign w:val="bottom"/>
            <w:hideMark/>
          </w:tcPr>
          <w:p w14:paraId="5BCF8350" w14:textId="54AF0A38"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42ED79D1" w14:textId="5A27F024"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$607,025</w:t>
            </w:r>
          </w:p>
        </w:tc>
      </w:tr>
      <w:tr w:rsidR="00FE458B" w:rsidRPr="00FE458B" w14:paraId="2A199006"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77A95B"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FY21 COVID Safety Related</w:t>
            </w:r>
          </w:p>
        </w:tc>
        <w:tc>
          <w:tcPr>
            <w:tcW w:w="1800" w:type="dxa"/>
            <w:tcBorders>
              <w:top w:val="nil"/>
              <w:left w:val="nil"/>
              <w:bottom w:val="single" w:sz="4" w:space="0" w:color="auto"/>
              <w:right w:val="single" w:sz="4" w:space="0" w:color="auto"/>
            </w:tcBorders>
            <w:shd w:val="clear" w:color="auto" w:fill="auto"/>
            <w:noWrap/>
            <w:vAlign w:val="bottom"/>
            <w:hideMark/>
          </w:tcPr>
          <w:p w14:paraId="41A8BCF5" w14:textId="7E4D5F7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1,935,526</w:t>
            </w:r>
          </w:p>
        </w:tc>
        <w:tc>
          <w:tcPr>
            <w:tcW w:w="1620" w:type="dxa"/>
            <w:tcBorders>
              <w:top w:val="nil"/>
              <w:left w:val="nil"/>
              <w:bottom w:val="single" w:sz="4" w:space="0" w:color="auto"/>
              <w:right w:val="single" w:sz="4" w:space="0" w:color="auto"/>
            </w:tcBorders>
            <w:shd w:val="clear" w:color="auto" w:fill="auto"/>
            <w:noWrap/>
            <w:vAlign w:val="bottom"/>
            <w:hideMark/>
          </w:tcPr>
          <w:p w14:paraId="0165E5FD" w14:textId="79550FB4"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3D34CC5D" w14:textId="4F486FBD"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$1,935,526</w:t>
            </w:r>
          </w:p>
        </w:tc>
      </w:tr>
      <w:tr w:rsidR="00FE458B" w:rsidRPr="00FE458B" w14:paraId="3569B3C7" w14:textId="77777777" w:rsidTr="00FE458B">
        <w:trPr>
          <w:trHeight w:val="300"/>
        </w:trPr>
        <w:tc>
          <w:tcPr>
            <w:tcW w:w="3505" w:type="dxa"/>
            <w:tcBorders>
              <w:top w:val="single" w:sz="4" w:space="0" w:color="auto"/>
              <w:left w:val="single" w:sz="4" w:space="0" w:color="auto"/>
              <w:bottom w:val="single" w:sz="4" w:space="0" w:color="auto"/>
              <w:right w:val="nil"/>
            </w:tcBorders>
            <w:shd w:val="clear" w:color="auto" w:fill="auto"/>
            <w:noWrap/>
            <w:vAlign w:val="bottom"/>
            <w:hideMark/>
          </w:tcPr>
          <w:p w14:paraId="31B6F246"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FY22 COVID Safety Related</w:t>
            </w:r>
          </w:p>
        </w:tc>
        <w:tc>
          <w:tcPr>
            <w:tcW w:w="1800" w:type="dxa"/>
            <w:tcBorders>
              <w:top w:val="nil"/>
              <w:left w:val="single" w:sz="4" w:space="0" w:color="auto"/>
              <w:bottom w:val="single" w:sz="4" w:space="0" w:color="auto"/>
              <w:right w:val="single" w:sz="4" w:space="0" w:color="auto"/>
            </w:tcBorders>
            <w:shd w:val="clear" w:color="auto" w:fill="auto"/>
            <w:noWrap/>
            <w:vAlign w:val="bottom"/>
            <w:hideMark/>
          </w:tcPr>
          <w:p w14:paraId="527934D4" w14:textId="22D64780"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1,019,089</w:t>
            </w:r>
          </w:p>
        </w:tc>
        <w:tc>
          <w:tcPr>
            <w:tcW w:w="1620" w:type="dxa"/>
            <w:tcBorders>
              <w:top w:val="nil"/>
              <w:left w:val="nil"/>
              <w:bottom w:val="single" w:sz="4" w:space="0" w:color="auto"/>
              <w:right w:val="single" w:sz="4" w:space="0" w:color="auto"/>
            </w:tcBorders>
            <w:shd w:val="clear" w:color="auto" w:fill="auto"/>
            <w:noWrap/>
            <w:vAlign w:val="bottom"/>
            <w:hideMark/>
          </w:tcPr>
          <w:p w14:paraId="0EEC9B36" w14:textId="1181ACFB"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260B1334" w14:textId="36D5C47E"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$1,019,089</w:t>
            </w:r>
          </w:p>
        </w:tc>
      </w:tr>
      <w:tr w:rsidR="00FE458B" w:rsidRPr="00FE458B" w14:paraId="71FFD81D"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22AB6A"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HVAC Retrofit Awarded</w:t>
            </w:r>
          </w:p>
        </w:tc>
        <w:tc>
          <w:tcPr>
            <w:tcW w:w="1800" w:type="dxa"/>
            <w:tcBorders>
              <w:top w:val="nil"/>
              <w:left w:val="nil"/>
              <w:bottom w:val="single" w:sz="4" w:space="0" w:color="auto"/>
              <w:right w:val="single" w:sz="4" w:space="0" w:color="auto"/>
            </w:tcBorders>
            <w:shd w:val="clear" w:color="auto" w:fill="auto"/>
            <w:noWrap/>
            <w:vAlign w:val="bottom"/>
            <w:hideMark/>
          </w:tcPr>
          <w:p w14:paraId="5416DE58" w14:textId="46E6EC7C"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1,851,864</w:t>
            </w:r>
          </w:p>
        </w:tc>
        <w:tc>
          <w:tcPr>
            <w:tcW w:w="1620" w:type="dxa"/>
            <w:tcBorders>
              <w:top w:val="nil"/>
              <w:left w:val="nil"/>
              <w:bottom w:val="single" w:sz="4" w:space="0" w:color="auto"/>
              <w:right w:val="single" w:sz="4" w:space="0" w:color="auto"/>
            </w:tcBorders>
            <w:shd w:val="clear" w:color="auto" w:fill="auto"/>
            <w:noWrap/>
            <w:vAlign w:val="bottom"/>
            <w:hideMark/>
          </w:tcPr>
          <w:p w14:paraId="0C5CB1D6" w14:textId="240B1CCD"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5B1F0661" w14:textId="595CB073"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$1,851,864</w:t>
            </w:r>
          </w:p>
        </w:tc>
      </w:tr>
      <w:tr w:rsidR="00FE458B" w:rsidRPr="00FE458B" w14:paraId="18AA6445"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2D6A7"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HVAC Retrofit Pending</w:t>
            </w:r>
          </w:p>
        </w:tc>
        <w:tc>
          <w:tcPr>
            <w:tcW w:w="1800" w:type="dxa"/>
            <w:tcBorders>
              <w:top w:val="nil"/>
              <w:left w:val="nil"/>
              <w:bottom w:val="single" w:sz="4" w:space="0" w:color="auto"/>
              <w:right w:val="single" w:sz="4" w:space="0" w:color="auto"/>
            </w:tcBorders>
            <w:shd w:val="clear" w:color="auto" w:fill="auto"/>
            <w:noWrap/>
            <w:vAlign w:val="bottom"/>
            <w:hideMark/>
          </w:tcPr>
          <w:p w14:paraId="10C1CA45" w14:textId="54F483EA"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4,460,830</w:t>
            </w:r>
          </w:p>
        </w:tc>
        <w:tc>
          <w:tcPr>
            <w:tcW w:w="1620" w:type="dxa"/>
            <w:tcBorders>
              <w:top w:val="nil"/>
              <w:left w:val="nil"/>
              <w:bottom w:val="single" w:sz="4" w:space="0" w:color="auto"/>
              <w:right w:val="single" w:sz="4" w:space="0" w:color="auto"/>
            </w:tcBorders>
            <w:shd w:val="clear" w:color="auto" w:fill="auto"/>
            <w:noWrap/>
            <w:vAlign w:val="bottom"/>
            <w:hideMark/>
          </w:tcPr>
          <w:p w14:paraId="75796772" w14:textId="43757DA7"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4D826AF6" w14:textId="0D623AC0"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$4,460,830</w:t>
            </w:r>
          </w:p>
        </w:tc>
      </w:tr>
      <w:tr w:rsidR="00FE458B" w:rsidRPr="00FE458B" w14:paraId="37D0E611"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577DE" w14:textId="78AB37B8"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Misc</w:t>
            </w:r>
            <w:r>
              <w:rPr>
                <w:rFonts w:ascii="Cambria" w:hAnsi="Cambria" w:cs="Calibri"/>
                <w:color w:val="000000"/>
                <w:sz w:val="22"/>
                <w:szCs w:val="22"/>
              </w:rPr>
              <w:t>.</w:t>
            </w:r>
            <w:r w:rsidRPr="00FE458B">
              <w:rPr>
                <w:rFonts w:ascii="Cambria" w:hAnsi="Cambria" w:cs="Calibri"/>
                <w:color w:val="000000"/>
                <w:sz w:val="22"/>
                <w:szCs w:val="22"/>
              </w:rPr>
              <w:t xml:space="preserve"> Awards pending</w:t>
            </w:r>
          </w:p>
        </w:tc>
        <w:tc>
          <w:tcPr>
            <w:tcW w:w="1800" w:type="dxa"/>
            <w:tcBorders>
              <w:top w:val="nil"/>
              <w:left w:val="nil"/>
              <w:bottom w:val="single" w:sz="4" w:space="0" w:color="auto"/>
              <w:right w:val="single" w:sz="4" w:space="0" w:color="auto"/>
            </w:tcBorders>
            <w:shd w:val="clear" w:color="auto" w:fill="auto"/>
            <w:noWrap/>
            <w:vAlign w:val="bottom"/>
            <w:hideMark/>
          </w:tcPr>
          <w:p w14:paraId="27646075" w14:textId="6E13C17B"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5,151,296</w:t>
            </w:r>
          </w:p>
        </w:tc>
        <w:tc>
          <w:tcPr>
            <w:tcW w:w="1620" w:type="dxa"/>
            <w:tcBorders>
              <w:top w:val="nil"/>
              <w:left w:val="nil"/>
              <w:bottom w:val="single" w:sz="4" w:space="0" w:color="auto"/>
              <w:right w:val="single" w:sz="4" w:space="0" w:color="auto"/>
            </w:tcBorders>
            <w:shd w:val="clear" w:color="auto" w:fill="auto"/>
            <w:noWrap/>
            <w:vAlign w:val="bottom"/>
            <w:hideMark/>
          </w:tcPr>
          <w:p w14:paraId="50D5360E" w14:textId="209FE437"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138</w:t>
            </w:r>
          </w:p>
        </w:tc>
        <w:tc>
          <w:tcPr>
            <w:tcW w:w="1620" w:type="dxa"/>
            <w:tcBorders>
              <w:top w:val="nil"/>
              <w:left w:val="nil"/>
              <w:bottom w:val="single" w:sz="4" w:space="0" w:color="auto"/>
              <w:right w:val="single" w:sz="4" w:space="0" w:color="auto"/>
            </w:tcBorders>
            <w:shd w:val="clear" w:color="auto" w:fill="auto"/>
            <w:vAlign w:val="center"/>
            <w:hideMark/>
          </w:tcPr>
          <w:p w14:paraId="1E8790DA" w14:textId="3102DDA9"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$5,151,434</w:t>
            </w:r>
          </w:p>
        </w:tc>
      </w:tr>
      <w:tr w:rsidR="00FE458B" w:rsidRPr="00FE458B" w14:paraId="009CFBC2"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16E806"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 xml:space="preserve">F&amp;A Recovery </w:t>
            </w:r>
          </w:p>
        </w:tc>
        <w:tc>
          <w:tcPr>
            <w:tcW w:w="1800" w:type="dxa"/>
            <w:tcBorders>
              <w:top w:val="nil"/>
              <w:left w:val="nil"/>
              <w:bottom w:val="single" w:sz="4" w:space="0" w:color="auto"/>
              <w:right w:val="single" w:sz="4" w:space="0" w:color="auto"/>
            </w:tcBorders>
            <w:shd w:val="clear" w:color="auto" w:fill="auto"/>
            <w:noWrap/>
            <w:vAlign w:val="bottom"/>
            <w:hideMark/>
          </w:tcPr>
          <w:p w14:paraId="5DD023D1" w14:textId="1AEB916D"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5,202,190</w:t>
            </w:r>
          </w:p>
        </w:tc>
        <w:tc>
          <w:tcPr>
            <w:tcW w:w="1620" w:type="dxa"/>
            <w:tcBorders>
              <w:top w:val="nil"/>
              <w:left w:val="nil"/>
              <w:bottom w:val="single" w:sz="4" w:space="0" w:color="auto"/>
              <w:right w:val="single" w:sz="4" w:space="0" w:color="auto"/>
            </w:tcBorders>
            <w:shd w:val="clear" w:color="auto" w:fill="auto"/>
            <w:noWrap/>
            <w:vAlign w:val="bottom"/>
            <w:hideMark/>
          </w:tcPr>
          <w:p w14:paraId="14FAE983" w14:textId="5A36B061" w:rsidR="00FE458B" w:rsidRPr="00FE458B" w:rsidRDefault="00FE458B" w:rsidP="00FE458B">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8DCFF3C" w14:textId="7F195266"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$5,202,190</w:t>
            </w:r>
          </w:p>
        </w:tc>
      </w:tr>
      <w:tr w:rsidR="00FE458B" w:rsidRPr="00FE458B" w14:paraId="7228F37F" w14:textId="77777777" w:rsidTr="00FE458B">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2E3CC" w14:textId="77777777" w:rsidR="00FE458B" w:rsidRPr="00FE458B" w:rsidRDefault="00FE458B" w:rsidP="00FE458B">
            <w:pPr>
              <w:rPr>
                <w:rFonts w:ascii="Cambria" w:hAnsi="Cambria" w:cs="Calibri"/>
                <w:color w:val="000000"/>
                <w:sz w:val="22"/>
                <w:szCs w:val="22"/>
              </w:rPr>
            </w:pPr>
            <w:r w:rsidRPr="00FE458B">
              <w:rPr>
                <w:rFonts w:ascii="Cambria" w:hAnsi="Cambria" w:cs="Calibri"/>
                <w:color w:val="000000"/>
                <w:sz w:val="22"/>
                <w:szCs w:val="22"/>
              </w:rPr>
              <w:t>TOTAL</w:t>
            </w:r>
          </w:p>
        </w:tc>
        <w:tc>
          <w:tcPr>
            <w:tcW w:w="1800" w:type="dxa"/>
            <w:tcBorders>
              <w:top w:val="nil"/>
              <w:left w:val="nil"/>
              <w:bottom w:val="single" w:sz="4" w:space="0" w:color="auto"/>
              <w:right w:val="single" w:sz="4" w:space="0" w:color="auto"/>
            </w:tcBorders>
            <w:shd w:val="clear" w:color="auto" w:fill="auto"/>
            <w:noWrap/>
            <w:vAlign w:val="bottom"/>
            <w:hideMark/>
          </w:tcPr>
          <w:p w14:paraId="4F99C3EE" w14:textId="527ED2A3"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31,992,784</w:t>
            </w:r>
          </w:p>
        </w:tc>
        <w:tc>
          <w:tcPr>
            <w:tcW w:w="1620" w:type="dxa"/>
            <w:tcBorders>
              <w:top w:val="nil"/>
              <w:left w:val="nil"/>
              <w:bottom w:val="single" w:sz="4" w:space="0" w:color="auto"/>
              <w:right w:val="single" w:sz="4" w:space="0" w:color="auto"/>
            </w:tcBorders>
            <w:shd w:val="clear" w:color="auto" w:fill="auto"/>
            <w:noWrap/>
            <w:vAlign w:val="bottom"/>
            <w:hideMark/>
          </w:tcPr>
          <w:p w14:paraId="58FE56FE" w14:textId="138D0599"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    3,214,442</w:t>
            </w:r>
          </w:p>
        </w:tc>
        <w:tc>
          <w:tcPr>
            <w:tcW w:w="1620" w:type="dxa"/>
            <w:tcBorders>
              <w:top w:val="nil"/>
              <w:left w:val="nil"/>
              <w:bottom w:val="single" w:sz="4" w:space="0" w:color="auto"/>
              <w:right w:val="single" w:sz="4" w:space="0" w:color="auto"/>
            </w:tcBorders>
            <w:shd w:val="clear" w:color="auto" w:fill="auto"/>
            <w:vAlign w:val="center"/>
            <w:hideMark/>
          </w:tcPr>
          <w:p w14:paraId="305C220B" w14:textId="241C8491" w:rsidR="00FE458B" w:rsidRPr="00FE458B" w:rsidRDefault="00FE458B" w:rsidP="00FE458B">
            <w:pPr>
              <w:jc w:val="right"/>
              <w:rPr>
                <w:rFonts w:ascii="Cambria" w:hAnsi="Cambria" w:cs="Calibri"/>
                <w:color w:val="000000"/>
                <w:sz w:val="22"/>
                <w:szCs w:val="22"/>
              </w:rPr>
            </w:pPr>
            <w:r w:rsidRPr="00FE458B">
              <w:rPr>
                <w:rFonts w:ascii="Cambria" w:hAnsi="Cambria" w:cs="Calibri"/>
                <w:color w:val="000000"/>
                <w:sz w:val="22"/>
                <w:szCs w:val="22"/>
              </w:rPr>
              <w:t>$35,207,226</w:t>
            </w:r>
          </w:p>
        </w:tc>
      </w:tr>
      <w:tr w:rsidR="00DF3FCF" w:rsidRPr="00EE04DE" w14:paraId="4BD73E6C"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54D43" w14:textId="1CF5C8EB" w:rsidR="00DF3FCF" w:rsidRPr="00DF3FCF" w:rsidRDefault="00DF3FCF" w:rsidP="00DF3FCF">
            <w:pPr>
              <w:rPr>
                <w:rFonts w:ascii="Cambria" w:hAnsi="Cambria" w:cs="Calibri"/>
                <w:color w:val="000000"/>
                <w:sz w:val="22"/>
                <w:szCs w:val="22"/>
              </w:rPr>
            </w:pPr>
            <w:r>
              <w:rPr>
                <w:rFonts w:ascii="Cambria" w:hAnsi="Cambria" w:cs="Calibri"/>
                <w:color w:val="000000"/>
                <w:sz w:val="22"/>
                <w:szCs w:val="22"/>
              </w:rPr>
              <w:t xml:space="preserve"> </w:t>
            </w:r>
            <w:r w:rsidRPr="00FE458B">
              <w:rPr>
                <w:rFonts w:ascii="Cambria" w:hAnsi="Cambria" w:cs="Calibri"/>
                <w:b/>
                <w:color w:val="000000"/>
                <w:sz w:val="24"/>
                <w:szCs w:val="22"/>
              </w:rPr>
              <w:t>Institutional Portion</w:t>
            </w:r>
            <w:r w:rsidR="00EF5750">
              <w:rPr>
                <w:rFonts w:ascii="Cambria" w:hAnsi="Cambria" w:cs="Calibri"/>
                <w:b/>
                <w:color w:val="000000"/>
                <w:sz w:val="24"/>
                <w:szCs w:val="22"/>
              </w:rPr>
              <w:t xml:space="preserve"> (NEED TO UPDATE)</w:t>
            </w:r>
          </w:p>
        </w:tc>
        <w:tc>
          <w:tcPr>
            <w:tcW w:w="1800" w:type="dxa"/>
            <w:tcBorders>
              <w:top w:val="nil"/>
              <w:left w:val="nil"/>
              <w:bottom w:val="single" w:sz="4" w:space="0" w:color="auto"/>
              <w:right w:val="single" w:sz="4" w:space="0" w:color="auto"/>
            </w:tcBorders>
            <w:shd w:val="clear" w:color="auto" w:fill="auto"/>
            <w:noWrap/>
            <w:vAlign w:val="bottom"/>
            <w:hideMark/>
          </w:tcPr>
          <w:p w14:paraId="3121E952" w14:textId="77777777" w:rsidR="00DF3FCF" w:rsidRPr="00DF3FCF" w:rsidRDefault="00DF3FCF" w:rsidP="00DF3FCF">
            <w:pPr>
              <w:jc w:val="center"/>
              <w:rPr>
                <w:rFonts w:ascii="Cambria" w:hAnsi="Cambria" w:cs="Calibri"/>
                <w:b/>
                <w:color w:val="000000"/>
                <w:sz w:val="22"/>
                <w:szCs w:val="22"/>
              </w:rPr>
            </w:pPr>
            <w:r w:rsidRPr="00DF3FCF">
              <w:rPr>
                <w:rFonts w:ascii="Cambria" w:hAnsi="Cambria" w:cs="Calibri"/>
                <w:b/>
                <w:color w:val="000000"/>
                <w:sz w:val="22"/>
                <w:szCs w:val="22"/>
              </w:rPr>
              <w:t>HEERF III</w:t>
            </w:r>
          </w:p>
        </w:tc>
        <w:tc>
          <w:tcPr>
            <w:tcW w:w="1620" w:type="dxa"/>
            <w:tcBorders>
              <w:top w:val="nil"/>
              <w:left w:val="nil"/>
              <w:bottom w:val="single" w:sz="4" w:space="0" w:color="auto"/>
              <w:right w:val="single" w:sz="4" w:space="0" w:color="auto"/>
            </w:tcBorders>
            <w:shd w:val="clear" w:color="auto" w:fill="auto"/>
            <w:noWrap/>
            <w:vAlign w:val="bottom"/>
            <w:hideMark/>
          </w:tcPr>
          <w:p w14:paraId="7D00AA6E" w14:textId="661C3056" w:rsidR="00DF3FCF" w:rsidRPr="00DF3FCF" w:rsidRDefault="00DF3FCF" w:rsidP="008F667F">
            <w:pPr>
              <w:jc w:val="center"/>
              <w:rPr>
                <w:rFonts w:ascii="Cambria" w:hAnsi="Cambria" w:cs="Calibri"/>
                <w:color w:val="000000"/>
                <w:sz w:val="22"/>
                <w:szCs w:val="22"/>
              </w:rPr>
            </w:pPr>
            <w:r w:rsidRPr="00DF3FCF">
              <w:rPr>
                <w:rFonts w:ascii="Cambria" w:hAnsi="Cambria" w:cs="Calibri"/>
                <w:b/>
                <w:color w:val="000000"/>
                <w:sz w:val="22"/>
                <w:szCs w:val="22"/>
              </w:rPr>
              <w:t xml:space="preserve">HEERF III </w:t>
            </w:r>
            <w:r>
              <w:rPr>
                <w:rFonts w:ascii="Cambria" w:hAnsi="Cambria" w:cs="Calibri"/>
                <w:b/>
                <w:color w:val="000000"/>
                <w:sz w:val="22"/>
                <w:szCs w:val="22"/>
              </w:rPr>
              <w:t xml:space="preserve">MSI </w:t>
            </w:r>
            <w:r w:rsidRPr="00FE458B">
              <w:rPr>
                <w:rFonts w:ascii="Cambria" w:hAnsi="Cambria" w:cs="Calibri"/>
                <w:color w:val="000000"/>
                <w:sz w:val="18"/>
                <w:szCs w:val="18"/>
              </w:rPr>
              <w:t>(</w:t>
            </w:r>
            <w:r w:rsidRPr="00FE458B">
              <w:rPr>
                <w:rFonts w:ascii="Cambria" w:hAnsi="Cambria" w:cs="Calibri"/>
                <w:i/>
                <w:color w:val="000000"/>
                <w:sz w:val="18"/>
                <w:szCs w:val="18"/>
              </w:rPr>
              <w:t>Minority Serving Institution Award)</w:t>
            </w:r>
            <w:r w:rsidR="008F667F">
              <w:rPr>
                <w:rStyle w:val="FootnoteReference"/>
                <w:rFonts w:ascii="Cambria" w:hAnsi="Cambria" w:cs="Calibri"/>
                <w:i/>
                <w:color w:val="000000"/>
                <w:sz w:val="18"/>
                <w:szCs w:val="18"/>
              </w:rPr>
              <w:footnoteReference w:id="7"/>
            </w:r>
          </w:p>
        </w:tc>
        <w:tc>
          <w:tcPr>
            <w:tcW w:w="1620" w:type="dxa"/>
            <w:tcBorders>
              <w:top w:val="nil"/>
              <w:left w:val="nil"/>
              <w:bottom w:val="single" w:sz="4" w:space="0" w:color="auto"/>
              <w:right w:val="single" w:sz="4" w:space="0" w:color="auto"/>
            </w:tcBorders>
            <w:shd w:val="clear" w:color="auto" w:fill="auto"/>
            <w:vAlign w:val="center"/>
            <w:hideMark/>
          </w:tcPr>
          <w:p w14:paraId="1D972E48" w14:textId="77777777" w:rsidR="00DF3FCF" w:rsidRPr="00DF3FCF" w:rsidRDefault="00DF3FCF" w:rsidP="00DF3FCF">
            <w:pPr>
              <w:jc w:val="center"/>
              <w:rPr>
                <w:rFonts w:ascii="Cambria" w:hAnsi="Cambria" w:cs="Calibri"/>
                <w:b/>
                <w:color w:val="000000"/>
                <w:sz w:val="22"/>
                <w:szCs w:val="22"/>
              </w:rPr>
            </w:pPr>
            <w:r w:rsidRPr="00DF3FCF">
              <w:rPr>
                <w:rFonts w:ascii="Cambria" w:hAnsi="Cambria" w:cs="Calibri"/>
                <w:b/>
                <w:color w:val="000000"/>
                <w:sz w:val="22"/>
                <w:szCs w:val="22"/>
              </w:rPr>
              <w:t>TOTAL</w:t>
            </w:r>
          </w:p>
        </w:tc>
      </w:tr>
      <w:tr w:rsidR="00DF3FCF" w:rsidRPr="00EE04DE" w14:paraId="11235C96"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28CE7"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Total Award</w:t>
            </w:r>
          </w:p>
        </w:tc>
        <w:tc>
          <w:tcPr>
            <w:tcW w:w="1800" w:type="dxa"/>
            <w:tcBorders>
              <w:top w:val="nil"/>
              <w:left w:val="nil"/>
              <w:bottom w:val="single" w:sz="4" w:space="0" w:color="auto"/>
              <w:right w:val="single" w:sz="4" w:space="0" w:color="auto"/>
            </w:tcBorders>
            <w:shd w:val="clear" w:color="auto" w:fill="auto"/>
            <w:noWrap/>
            <w:vAlign w:val="bottom"/>
            <w:hideMark/>
          </w:tcPr>
          <w:p w14:paraId="7A644152" w14:textId="023CB3A2" w:rsidR="00DF3FCF" w:rsidRPr="00DF3FCF" w:rsidRDefault="00DF3FCF" w:rsidP="00523B81">
            <w:pPr>
              <w:jc w:val="right"/>
              <w:rPr>
                <w:rFonts w:ascii="Cambria" w:hAnsi="Cambria" w:cs="Calibri"/>
                <w:color w:val="000000"/>
                <w:sz w:val="22"/>
                <w:szCs w:val="22"/>
              </w:rPr>
            </w:pPr>
            <w:r>
              <w:rPr>
                <w:rFonts w:ascii="Cambria" w:hAnsi="Cambria" w:cs="Calibri"/>
                <w:color w:val="000000"/>
                <w:sz w:val="22"/>
                <w:szCs w:val="22"/>
              </w:rPr>
              <w:t xml:space="preserve"> $       </w:t>
            </w:r>
            <w:r w:rsidRPr="00DF3FCF">
              <w:rPr>
                <w:rFonts w:ascii="Cambria" w:hAnsi="Cambria" w:cs="Calibri"/>
                <w:color w:val="000000"/>
                <w:sz w:val="22"/>
                <w:szCs w:val="22"/>
              </w:rPr>
              <w:t xml:space="preserve">41,391,280 </w:t>
            </w:r>
          </w:p>
        </w:tc>
        <w:tc>
          <w:tcPr>
            <w:tcW w:w="1620" w:type="dxa"/>
            <w:tcBorders>
              <w:top w:val="nil"/>
              <w:left w:val="nil"/>
              <w:bottom w:val="single" w:sz="4" w:space="0" w:color="auto"/>
              <w:right w:val="single" w:sz="4" w:space="0" w:color="auto"/>
            </w:tcBorders>
            <w:shd w:val="clear" w:color="auto" w:fill="auto"/>
            <w:noWrap/>
            <w:vAlign w:val="bottom"/>
            <w:hideMark/>
          </w:tcPr>
          <w:p w14:paraId="732AEAF6"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xml:space="preserve"> $     4,105,617 </w:t>
            </w:r>
          </w:p>
        </w:tc>
        <w:tc>
          <w:tcPr>
            <w:tcW w:w="1620" w:type="dxa"/>
            <w:tcBorders>
              <w:top w:val="nil"/>
              <w:left w:val="nil"/>
              <w:bottom w:val="single" w:sz="4" w:space="0" w:color="auto"/>
              <w:right w:val="single" w:sz="4" w:space="0" w:color="auto"/>
            </w:tcBorders>
            <w:shd w:val="clear" w:color="auto" w:fill="auto"/>
            <w:vAlign w:val="center"/>
            <w:hideMark/>
          </w:tcPr>
          <w:p w14:paraId="5084C917"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xml:space="preserve">$45,496,897 </w:t>
            </w:r>
          </w:p>
        </w:tc>
      </w:tr>
      <w:tr w:rsidR="00DF3FCF" w:rsidRPr="00EE04DE" w14:paraId="09629227"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3A92E"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Budget Period Start</w:t>
            </w:r>
          </w:p>
        </w:tc>
        <w:tc>
          <w:tcPr>
            <w:tcW w:w="1800" w:type="dxa"/>
            <w:tcBorders>
              <w:top w:val="nil"/>
              <w:left w:val="nil"/>
              <w:bottom w:val="single" w:sz="4" w:space="0" w:color="auto"/>
              <w:right w:val="single" w:sz="4" w:space="0" w:color="auto"/>
            </w:tcBorders>
            <w:shd w:val="clear" w:color="auto" w:fill="auto"/>
            <w:noWrap/>
            <w:vAlign w:val="bottom"/>
            <w:hideMark/>
          </w:tcPr>
          <w:p w14:paraId="659E1683"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5/21/2021</w:t>
            </w:r>
          </w:p>
        </w:tc>
        <w:tc>
          <w:tcPr>
            <w:tcW w:w="1620" w:type="dxa"/>
            <w:tcBorders>
              <w:top w:val="nil"/>
              <w:left w:val="nil"/>
              <w:bottom w:val="single" w:sz="4" w:space="0" w:color="auto"/>
              <w:right w:val="single" w:sz="4" w:space="0" w:color="auto"/>
            </w:tcBorders>
            <w:shd w:val="clear" w:color="auto" w:fill="auto"/>
            <w:noWrap/>
            <w:vAlign w:val="bottom"/>
            <w:hideMark/>
          </w:tcPr>
          <w:p w14:paraId="7CD28065" w14:textId="5A122763" w:rsidR="00DF3FCF" w:rsidRPr="00DF3FCF" w:rsidRDefault="00DF3FCF" w:rsidP="0094562F">
            <w:pPr>
              <w:jc w:val="center"/>
              <w:rPr>
                <w:rFonts w:ascii="Cambria" w:hAnsi="Cambria" w:cs="Calibri"/>
                <w:color w:val="000000"/>
                <w:sz w:val="22"/>
                <w:szCs w:val="22"/>
              </w:rPr>
            </w:pPr>
            <w:r w:rsidRPr="0094562F">
              <w:rPr>
                <w:rFonts w:ascii="Cambria" w:hAnsi="Cambria" w:cs="Calibri"/>
                <w:color w:val="000000"/>
                <w:szCs w:val="22"/>
              </w:rPr>
              <w:t>PENDING</w:t>
            </w:r>
            <w:r w:rsidR="0094562F" w:rsidRPr="0094562F">
              <w:rPr>
                <w:rFonts w:ascii="Cambria" w:hAnsi="Cambria" w:cs="Calibri"/>
                <w:color w:val="000000"/>
                <w:szCs w:val="22"/>
              </w:rPr>
              <w:t xml:space="preserve"> AWARD</w:t>
            </w:r>
          </w:p>
        </w:tc>
        <w:tc>
          <w:tcPr>
            <w:tcW w:w="1620" w:type="dxa"/>
            <w:tcBorders>
              <w:top w:val="nil"/>
              <w:left w:val="nil"/>
              <w:bottom w:val="single" w:sz="4" w:space="0" w:color="auto"/>
              <w:right w:val="single" w:sz="4" w:space="0" w:color="auto"/>
            </w:tcBorders>
            <w:shd w:val="clear" w:color="auto" w:fill="auto"/>
            <w:vAlign w:val="center"/>
            <w:hideMark/>
          </w:tcPr>
          <w:p w14:paraId="3294969B"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w:t>
            </w:r>
          </w:p>
        </w:tc>
      </w:tr>
      <w:tr w:rsidR="00DF3FCF" w:rsidRPr="00EE04DE" w14:paraId="6CC52A2F"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8D8D7A"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Budget Period End</w:t>
            </w:r>
          </w:p>
        </w:tc>
        <w:tc>
          <w:tcPr>
            <w:tcW w:w="1800" w:type="dxa"/>
            <w:tcBorders>
              <w:top w:val="nil"/>
              <w:left w:val="nil"/>
              <w:bottom w:val="single" w:sz="4" w:space="0" w:color="auto"/>
              <w:right w:val="single" w:sz="4" w:space="0" w:color="auto"/>
            </w:tcBorders>
            <w:shd w:val="clear" w:color="auto" w:fill="auto"/>
            <w:noWrap/>
            <w:vAlign w:val="bottom"/>
            <w:hideMark/>
          </w:tcPr>
          <w:p w14:paraId="42795AB6"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5/20/2022</w:t>
            </w:r>
          </w:p>
        </w:tc>
        <w:tc>
          <w:tcPr>
            <w:tcW w:w="1620" w:type="dxa"/>
            <w:tcBorders>
              <w:top w:val="nil"/>
              <w:left w:val="nil"/>
              <w:bottom w:val="single" w:sz="4" w:space="0" w:color="auto"/>
              <w:right w:val="single" w:sz="4" w:space="0" w:color="auto"/>
            </w:tcBorders>
            <w:shd w:val="clear" w:color="auto" w:fill="auto"/>
            <w:noWrap/>
            <w:vAlign w:val="bottom"/>
            <w:hideMark/>
          </w:tcPr>
          <w:p w14:paraId="4499C658"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xml:space="preserve"> </w:t>
            </w:r>
          </w:p>
        </w:tc>
        <w:tc>
          <w:tcPr>
            <w:tcW w:w="1620" w:type="dxa"/>
            <w:tcBorders>
              <w:top w:val="nil"/>
              <w:left w:val="nil"/>
              <w:bottom w:val="single" w:sz="4" w:space="0" w:color="auto"/>
              <w:right w:val="single" w:sz="4" w:space="0" w:color="auto"/>
            </w:tcBorders>
            <w:shd w:val="clear" w:color="auto" w:fill="auto"/>
            <w:vAlign w:val="center"/>
            <w:hideMark/>
          </w:tcPr>
          <w:p w14:paraId="5A5AE9B8"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w:t>
            </w:r>
          </w:p>
        </w:tc>
      </w:tr>
      <w:tr w:rsidR="00DF3FCF" w:rsidRPr="00EE04DE" w14:paraId="3AA79EA0"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F02DF4"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Proposed Uses</w:t>
            </w:r>
          </w:p>
        </w:tc>
        <w:tc>
          <w:tcPr>
            <w:tcW w:w="1800" w:type="dxa"/>
            <w:tcBorders>
              <w:top w:val="nil"/>
              <w:left w:val="nil"/>
              <w:bottom w:val="single" w:sz="4" w:space="0" w:color="auto"/>
              <w:right w:val="single" w:sz="4" w:space="0" w:color="auto"/>
            </w:tcBorders>
            <w:shd w:val="clear" w:color="auto" w:fill="auto"/>
            <w:noWrap/>
            <w:vAlign w:val="bottom"/>
            <w:hideMark/>
          </w:tcPr>
          <w:p w14:paraId="331FE499"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bottom"/>
            <w:hideMark/>
          </w:tcPr>
          <w:p w14:paraId="69919E31"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126EAB20"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w:t>
            </w:r>
          </w:p>
        </w:tc>
      </w:tr>
      <w:tr w:rsidR="00DF3FCF" w:rsidRPr="00EE04DE" w14:paraId="4D1C3F6B" w14:textId="77777777" w:rsidTr="008F667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7D3C36"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Lost Revenues</w:t>
            </w:r>
          </w:p>
        </w:tc>
        <w:tc>
          <w:tcPr>
            <w:tcW w:w="1800" w:type="dxa"/>
            <w:tcBorders>
              <w:top w:val="nil"/>
              <w:left w:val="nil"/>
              <w:bottom w:val="single" w:sz="4" w:space="0" w:color="auto"/>
              <w:right w:val="single" w:sz="4" w:space="0" w:color="auto"/>
            </w:tcBorders>
            <w:shd w:val="clear" w:color="auto" w:fill="auto"/>
            <w:noWrap/>
            <w:vAlign w:val="bottom"/>
          </w:tcPr>
          <w:p w14:paraId="1E7BC686" w14:textId="5F66A044" w:rsidR="00DF3FCF" w:rsidRPr="00DF3FCF" w:rsidRDefault="0094562F" w:rsidP="00523B81">
            <w:pPr>
              <w:jc w:val="right"/>
              <w:rPr>
                <w:rFonts w:ascii="Cambria" w:hAnsi="Cambria" w:cs="Calibri"/>
                <w:color w:val="000000"/>
                <w:sz w:val="22"/>
                <w:szCs w:val="22"/>
              </w:rPr>
            </w:pPr>
            <w:r>
              <w:rPr>
                <w:rFonts w:ascii="Cambria" w:hAnsi="Cambria" w:cs="Calibri"/>
                <w:color w:val="000000"/>
                <w:sz w:val="22"/>
                <w:szCs w:val="22"/>
              </w:rPr>
              <w:t>$38,110,974</w:t>
            </w:r>
          </w:p>
        </w:tc>
        <w:tc>
          <w:tcPr>
            <w:tcW w:w="1620" w:type="dxa"/>
            <w:tcBorders>
              <w:top w:val="nil"/>
              <w:left w:val="nil"/>
              <w:bottom w:val="single" w:sz="4" w:space="0" w:color="auto"/>
              <w:right w:val="single" w:sz="4" w:space="0" w:color="auto"/>
            </w:tcBorders>
            <w:shd w:val="clear" w:color="auto" w:fill="auto"/>
            <w:noWrap/>
            <w:vAlign w:val="bottom"/>
            <w:hideMark/>
          </w:tcPr>
          <w:p w14:paraId="0D7BD388"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xml:space="preserve">   </w:t>
            </w:r>
          </w:p>
        </w:tc>
        <w:tc>
          <w:tcPr>
            <w:tcW w:w="1620" w:type="dxa"/>
            <w:tcBorders>
              <w:top w:val="nil"/>
              <w:left w:val="nil"/>
              <w:bottom w:val="single" w:sz="4" w:space="0" w:color="auto"/>
              <w:right w:val="single" w:sz="4" w:space="0" w:color="auto"/>
            </w:tcBorders>
            <w:shd w:val="clear" w:color="auto" w:fill="auto"/>
            <w:vAlign w:val="center"/>
          </w:tcPr>
          <w:p w14:paraId="626EBB81" w14:textId="74E256A6" w:rsidR="00DF3FCF" w:rsidRPr="00DF3FCF" w:rsidRDefault="0094562F" w:rsidP="00523B81">
            <w:pPr>
              <w:jc w:val="right"/>
              <w:rPr>
                <w:rFonts w:ascii="Cambria" w:hAnsi="Cambria" w:cs="Calibri"/>
                <w:color w:val="000000"/>
                <w:sz w:val="22"/>
                <w:szCs w:val="22"/>
              </w:rPr>
            </w:pPr>
            <w:r>
              <w:rPr>
                <w:rFonts w:ascii="Cambria" w:hAnsi="Cambria" w:cs="Calibri"/>
                <w:color w:val="000000"/>
                <w:sz w:val="22"/>
                <w:szCs w:val="22"/>
              </w:rPr>
              <w:t>$38,110,974</w:t>
            </w:r>
          </w:p>
        </w:tc>
      </w:tr>
      <w:tr w:rsidR="00DF3FCF" w:rsidRPr="00EE04DE" w14:paraId="0E4D408C" w14:textId="77777777" w:rsidTr="008F667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9D9DD" w14:textId="77777777" w:rsidR="00DF3FCF" w:rsidRPr="00DF3FCF" w:rsidRDefault="00DF3FCF" w:rsidP="00523B81">
            <w:pPr>
              <w:rPr>
                <w:rFonts w:ascii="Cambria" w:hAnsi="Cambria" w:cs="Calibri"/>
                <w:color w:val="000000"/>
                <w:sz w:val="22"/>
                <w:szCs w:val="22"/>
              </w:rPr>
            </w:pPr>
            <w:r w:rsidRPr="00DF3FCF">
              <w:rPr>
                <w:rFonts w:ascii="Cambria" w:hAnsi="Cambria" w:cs="Calibri"/>
                <w:color w:val="000000"/>
                <w:sz w:val="22"/>
                <w:szCs w:val="22"/>
              </w:rPr>
              <w:t>Housing Grants</w:t>
            </w:r>
          </w:p>
        </w:tc>
        <w:tc>
          <w:tcPr>
            <w:tcW w:w="1800" w:type="dxa"/>
            <w:tcBorders>
              <w:top w:val="single" w:sz="4" w:space="0" w:color="auto"/>
              <w:left w:val="nil"/>
              <w:bottom w:val="single" w:sz="4" w:space="0" w:color="auto"/>
              <w:right w:val="single" w:sz="4" w:space="0" w:color="auto"/>
            </w:tcBorders>
            <w:shd w:val="clear" w:color="auto" w:fill="auto"/>
            <w:noWrap/>
            <w:vAlign w:val="bottom"/>
          </w:tcPr>
          <w:p w14:paraId="27E7E601" w14:textId="7C03EBE7" w:rsidR="00DF3FCF" w:rsidRPr="00DF3FCF" w:rsidRDefault="00DF3FCF" w:rsidP="00523B81">
            <w:pPr>
              <w:jc w:val="right"/>
              <w:rPr>
                <w:rFonts w:ascii="Cambria" w:hAnsi="Cambria" w:cs="Calibri"/>
                <w:color w:val="000000"/>
                <w:sz w:val="22"/>
                <w:szCs w:val="22"/>
              </w:rPr>
            </w:pP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066F6B5D" w14:textId="77777777" w:rsidR="00DF3FCF" w:rsidRPr="00DF3FCF" w:rsidRDefault="00DF3FCF" w:rsidP="00523B81">
            <w:pPr>
              <w:jc w:val="right"/>
              <w:rPr>
                <w:rFonts w:ascii="Cambria" w:hAnsi="Cambria" w:cs="Calibri"/>
                <w:color w:val="000000"/>
                <w:sz w:val="22"/>
                <w:szCs w:val="22"/>
              </w:rPr>
            </w:pPr>
            <w:r w:rsidRPr="00DF3FCF">
              <w:rPr>
                <w:rFonts w:ascii="Cambria" w:hAnsi="Cambria" w:cs="Calibri"/>
                <w:color w:val="000000"/>
                <w:sz w:val="22"/>
                <w:szCs w:val="22"/>
              </w:rPr>
              <w:t xml:space="preserve"> $   2,040,000 </w:t>
            </w:r>
          </w:p>
        </w:tc>
        <w:tc>
          <w:tcPr>
            <w:tcW w:w="1620" w:type="dxa"/>
            <w:tcBorders>
              <w:top w:val="single" w:sz="4" w:space="0" w:color="auto"/>
              <w:left w:val="nil"/>
              <w:bottom w:val="single" w:sz="4" w:space="0" w:color="auto"/>
              <w:right w:val="single" w:sz="4" w:space="0" w:color="auto"/>
            </w:tcBorders>
            <w:shd w:val="clear" w:color="auto" w:fill="auto"/>
            <w:vAlign w:val="center"/>
          </w:tcPr>
          <w:p w14:paraId="7B768EB2" w14:textId="36DD654E" w:rsidR="00DF3FCF" w:rsidRPr="00DF3FCF" w:rsidRDefault="0094562F" w:rsidP="00523B81">
            <w:pPr>
              <w:jc w:val="right"/>
              <w:rPr>
                <w:rFonts w:ascii="Cambria" w:hAnsi="Cambria" w:cs="Calibri"/>
                <w:color w:val="000000"/>
                <w:sz w:val="22"/>
                <w:szCs w:val="22"/>
              </w:rPr>
            </w:pPr>
            <w:r w:rsidRPr="00DF3FCF">
              <w:rPr>
                <w:rFonts w:ascii="Cambria" w:hAnsi="Cambria" w:cs="Calibri"/>
                <w:color w:val="000000"/>
                <w:sz w:val="22"/>
                <w:szCs w:val="22"/>
              </w:rPr>
              <w:t>$   2,040,000</w:t>
            </w:r>
          </w:p>
        </w:tc>
      </w:tr>
      <w:tr w:rsidR="0094562F" w:rsidRPr="00EE04DE" w14:paraId="6482AA4C" w14:textId="77777777" w:rsidTr="000376A5">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1F454" w14:textId="77777777" w:rsidR="0094562F" w:rsidRPr="00DF3FCF" w:rsidRDefault="0094562F" w:rsidP="0094562F">
            <w:pPr>
              <w:rPr>
                <w:rFonts w:ascii="Cambria" w:hAnsi="Cambria" w:cs="Calibri"/>
                <w:color w:val="000000"/>
                <w:sz w:val="22"/>
                <w:szCs w:val="22"/>
              </w:rPr>
            </w:pPr>
            <w:r w:rsidRPr="00DF3FCF">
              <w:rPr>
                <w:rFonts w:ascii="Cambria" w:hAnsi="Cambria" w:cs="Calibri"/>
                <w:color w:val="000000"/>
                <w:sz w:val="22"/>
                <w:szCs w:val="22"/>
              </w:rPr>
              <w:t>FY22 Information Technology</w:t>
            </w:r>
          </w:p>
        </w:tc>
        <w:tc>
          <w:tcPr>
            <w:tcW w:w="1800" w:type="dxa"/>
            <w:tcBorders>
              <w:top w:val="nil"/>
              <w:left w:val="nil"/>
              <w:bottom w:val="single" w:sz="4" w:space="0" w:color="auto"/>
              <w:right w:val="single" w:sz="4" w:space="0" w:color="auto"/>
            </w:tcBorders>
            <w:shd w:val="clear" w:color="auto" w:fill="auto"/>
            <w:noWrap/>
            <w:vAlign w:val="bottom"/>
          </w:tcPr>
          <w:p w14:paraId="79F72091" w14:textId="1D8878FA"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$855,886</w:t>
            </w:r>
          </w:p>
        </w:tc>
        <w:tc>
          <w:tcPr>
            <w:tcW w:w="1620" w:type="dxa"/>
            <w:tcBorders>
              <w:top w:val="nil"/>
              <w:left w:val="nil"/>
              <w:bottom w:val="single" w:sz="4" w:space="0" w:color="auto"/>
              <w:right w:val="single" w:sz="4" w:space="0" w:color="auto"/>
            </w:tcBorders>
            <w:shd w:val="clear" w:color="auto" w:fill="auto"/>
            <w:noWrap/>
            <w:vAlign w:val="bottom"/>
          </w:tcPr>
          <w:p w14:paraId="18A943A7" w14:textId="79DAFB35" w:rsidR="0094562F" w:rsidRPr="00DF3FCF" w:rsidRDefault="0094562F" w:rsidP="0094562F">
            <w:pPr>
              <w:jc w:val="right"/>
              <w:rPr>
                <w:rFonts w:ascii="Cambria" w:hAnsi="Cambria" w:cs="Calibri"/>
                <w:color w:val="000000"/>
                <w:sz w:val="22"/>
                <w:szCs w:val="22"/>
              </w:rPr>
            </w:pPr>
          </w:p>
        </w:tc>
        <w:tc>
          <w:tcPr>
            <w:tcW w:w="1620" w:type="dxa"/>
            <w:tcBorders>
              <w:top w:val="nil"/>
              <w:left w:val="nil"/>
              <w:bottom w:val="single" w:sz="4" w:space="0" w:color="auto"/>
              <w:right w:val="single" w:sz="4" w:space="0" w:color="auto"/>
            </w:tcBorders>
            <w:shd w:val="clear" w:color="auto" w:fill="auto"/>
            <w:vAlign w:val="bottom"/>
          </w:tcPr>
          <w:p w14:paraId="30952394" w14:textId="2DD758E6"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$855,886</w:t>
            </w:r>
          </w:p>
        </w:tc>
      </w:tr>
      <w:tr w:rsidR="0094562F" w:rsidRPr="00EE04DE" w14:paraId="32796ADB" w14:textId="77777777" w:rsidTr="00572690">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C1508" w14:textId="77777777" w:rsidR="0094562F" w:rsidRPr="00DF3FCF" w:rsidRDefault="0094562F" w:rsidP="0094562F">
            <w:pPr>
              <w:rPr>
                <w:rFonts w:ascii="Cambria" w:hAnsi="Cambria" w:cs="Calibri"/>
                <w:color w:val="000000"/>
                <w:sz w:val="22"/>
                <w:szCs w:val="22"/>
              </w:rPr>
            </w:pPr>
            <w:proofErr w:type="spellStart"/>
            <w:r w:rsidRPr="00DF3FCF">
              <w:rPr>
                <w:rFonts w:ascii="Cambria" w:hAnsi="Cambria" w:cs="Calibri"/>
                <w:color w:val="000000"/>
                <w:sz w:val="22"/>
                <w:szCs w:val="22"/>
              </w:rPr>
              <w:t>Misc</w:t>
            </w:r>
            <w:proofErr w:type="spellEnd"/>
            <w:r w:rsidRPr="00DF3FCF">
              <w:rPr>
                <w:rFonts w:ascii="Cambria" w:hAnsi="Cambria" w:cs="Calibri"/>
                <w:color w:val="000000"/>
                <w:sz w:val="22"/>
                <w:szCs w:val="22"/>
              </w:rPr>
              <w:t xml:space="preserve"> Awards pending</w:t>
            </w:r>
          </w:p>
        </w:tc>
        <w:tc>
          <w:tcPr>
            <w:tcW w:w="1800" w:type="dxa"/>
            <w:tcBorders>
              <w:top w:val="nil"/>
              <w:left w:val="nil"/>
              <w:bottom w:val="single" w:sz="4" w:space="0" w:color="auto"/>
              <w:right w:val="single" w:sz="4" w:space="0" w:color="auto"/>
            </w:tcBorders>
            <w:shd w:val="clear" w:color="auto" w:fill="auto"/>
            <w:noWrap/>
            <w:vAlign w:val="bottom"/>
          </w:tcPr>
          <w:p w14:paraId="474F8B34" w14:textId="017528D0"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$1,556,104</w:t>
            </w:r>
          </w:p>
        </w:tc>
        <w:tc>
          <w:tcPr>
            <w:tcW w:w="1620" w:type="dxa"/>
            <w:tcBorders>
              <w:top w:val="nil"/>
              <w:left w:val="nil"/>
              <w:bottom w:val="single" w:sz="4" w:space="0" w:color="auto"/>
              <w:right w:val="single" w:sz="4" w:space="0" w:color="auto"/>
            </w:tcBorders>
            <w:shd w:val="clear" w:color="auto" w:fill="auto"/>
            <w:noWrap/>
            <w:vAlign w:val="bottom"/>
          </w:tcPr>
          <w:p w14:paraId="519C25AD" w14:textId="0A65D816"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$1,518,836</w:t>
            </w:r>
          </w:p>
        </w:tc>
        <w:tc>
          <w:tcPr>
            <w:tcW w:w="1620" w:type="dxa"/>
            <w:tcBorders>
              <w:top w:val="nil"/>
              <w:left w:val="nil"/>
              <w:bottom w:val="single" w:sz="4" w:space="0" w:color="auto"/>
              <w:right w:val="single" w:sz="4" w:space="0" w:color="auto"/>
            </w:tcBorders>
            <w:shd w:val="clear" w:color="auto" w:fill="auto"/>
            <w:vAlign w:val="center"/>
          </w:tcPr>
          <w:p w14:paraId="6E5E4B3E" w14:textId="52B84A16"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$3074,940</w:t>
            </w:r>
          </w:p>
        </w:tc>
      </w:tr>
      <w:tr w:rsidR="0094562F" w:rsidRPr="00EE04DE" w14:paraId="0E0B0BE6" w14:textId="77777777" w:rsidTr="00572690">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052B99" w14:textId="77777777" w:rsidR="0094562F" w:rsidRPr="00DF3FCF" w:rsidRDefault="0094562F" w:rsidP="0094562F">
            <w:pPr>
              <w:rPr>
                <w:rFonts w:ascii="Cambria" w:hAnsi="Cambria" w:cs="Calibri"/>
                <w:color w:val="000000"/>
                <w:sz w:val="22"/>
                <w:szCs w:val="22"/>
              </w:rPr>
            </w:pPr>
            <w:r w:rsidRPr="00DF3FCF">
              <w:rPr>
                <w:rFonts w:ascii="Cambria" w:hAnsi="Cambria" w:cs="Calibri"/>
                <w:color w:val="000000"/>
                <w:sz w:val="22"/>
                <w:szCs w:val="22"/>
              </w:rPr>
              <w:t xml:space="preserve">F&amp;A Recovery </w:t>
            </w:r>
          </w:p>
        </w:tc>
        <w:tc>
          <w:tcPr>
            <w:tcW w:w="1800" w:type="dxa"/>
            <w:tcBorders>
              <w:top w:val="nil"/>
              <w:left w:val="nil"/>
              <w:bottom w:val="single" w:sz="4" w:space="0" w:color="auto"/>
              <w:right w:val="single" w:sz="4" w:space="0" w:color="auto"/>
            </w:tcBorders>
            <w:shd w:val="clear" w:color="auto" w:fill="auto"/>
            <w:noWrap/>
            <w:vAlign w:val="bottom"/>
          </w:tcPr>
          <w:p w14:paraId="1C6676D5" w14:textId="2DA6BAAF"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$868,316</w:t>
            </w:r>
          </w:p>
        </w:tc>
        <w:tc>
          <w:tcPr>
            <w:tcW w:w="1620" w:type="dxa"/>
            <w:tcBorders>
              <w:top w:val="nil"/>
              <w:left w:val="nil"/>
              <w:bottom w:val="single" w:sz="4" w:space="0" w:color="auto"/>
              <w:right w:val="single" w:sz="4" w:space="0" w:color="auto"/>
            </w:tcBorders>
            <w:shd w:val="clear" w:color="auto" w:fill="auto"/>
            <w:noWrap/>
            <w:vAlign w:val="bottom"/>
          </w:tcPr>
          <w:p w14:paraId="21E992BC" w14:textId="1A8952A3"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$546,781</w:t>
            </w:r>
          </w:p>
        </w:tc>
        <w:tc>
          <w:tcPr>
            <w:tcW w:w="1620" w:type="dxa"/>
            <w:tcBorders>
              <w:top w:val="nil"/>
              <w:left w:val="nil"/>
              <w:bottom w:val="single" w:sz="4" w:space="0" w:color="auto"/>
              <w:right w:val="single" w:sz="4" w:space="0" w:color="auto"/>
            </w:tcBorders>
            <w:shd w:val="clear" w:color="auto" w:fill="auto"/>
            <w:vAlign w:val="center"/>
          </w:tcPr>
          <w:p w14:paraId="18AF0978" w14:textId="2665BA23"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$1,415,097</w:t>
            </w:r>
          </w:p>
        </w:tc>
      </w:tr>
      <w:tr w:rsidR="0094562F" w:rsidRPr="00EE04DE" w14:paraId="4E003DEB" w14:textId="77777777" w:rsidTr="00DF3FCF">
        <w:trPr>
          <w:trHeight w:val="300"/>
        </w:trPr>
        <w:tc>
          <w:tcPr>
            <w:tcW w:w="3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43F16" w14:textId="77777777" w:rsidR="0094562F" w:rsidRPr="00DF3FCF" w:rsidRDefault="0094562F" w:rsidP="0094562F">
            <w:pPr>
              <w:rPr>
                <w:rFonts w:ascii="Cambria" w:hAnsi="Cambria" w:cs="Calibri"/>
                <w:color w:val="000000"/>
                <w:sz w:val="22"/>
                <w:szCs w:val="22"/>
              </w:rPr>
            </w:pPr>
            <w:r w:rsidRPr="00DF3FCF">
              <w:rPr>
                <w:rFonts w:ascii="Cambria" w:hAnsi="Cambria" w:cs="Calibri"/>
                <w:color w:val="000000"/>
                <w:sz w:val="22"/>
                <w:szCs w:val="22"/>
              </w:rPr>
              <w:t>TOTAL</w:t>
            </w:r>
          </w:p>
        </w:tc>
        <w:tc>
          <w:tcPr>
            <w:tcW w:w="1800" w:type="dxa"/>
            <w:tcBorders>
              <w:top w:val="nil"/>
              <w:left w:val="nil"/>
              <w:bottom w:val="single" w:sz="4" w:space="0" w:color="auto"/>
              <w:right w:val="single" w:sz="4" w:space="0" w:color="auto"/>
            </w:tcBorders>
            <w:shd w:val="clear" w:color="auto" w:fill="auto"/>
            <w:noWrap/>
            <w:vAlign w:val="bottom"/>
            <w:hideMark/>
          </w:tcPr>
          <w:p w14:paraId="6185023C" w14:textId="3B633BE6" w:rsidR="0094562F" w:rsidRPr="00DF3FCF" w:rsidRDefault="0094562F" w:rsidP="0094562F">
            <w:pPr>
              <w:jc w:val="right"/>
              <w:rPr>
                <w:rFonts w:ascii="Cambria" w:hAnsi="Cambria" w:cs="Calibri"/>
                <w:color w:val="000000"/>
                <w:sz w:val="22"/>
                <w:szCs w:val="22"/>
              </w:rPr>
            </w:pPr>
            <w:r>
              <w:rPr>
                <w:rFonts w:ascii="Cambria" w:hAnsi="Cambria" w:cs="Calibri"/>
                <w:color w:val="000000"/>
                <w:sz w:val="22"/>
                <w:szCs w:val="22"/>
              </w:rPr>
              <w:t xml:space="preserve"> $       </w:t>
            </w:r>
            <w:r w:rsidRPr="00DF3FCF">
              <w:rPr>
                <w:rFonts w:ascii="Cambria" w:hAnsi="Cambria" w:cs="Calibri"/>
                <w:color w:val="000000"/>
                <w:sz w:val="22"/>
                <w:szCs w:val="22"/>
              </w:rPr>
              <w:t xml:space="preserve">41,391,280 </w:t>
            </w:r>
          </w:p>
        </w:tc>
        <w:tc>
          <w:tcPr>
            <w:tcW w:w="1620" w:type="dxa"/>
            <w:tcBorders>
              <w:top w:val="nil"/>
              <w:left w:val="nil"/>
              <w:bottom w:val="single" w:sz="4" w:space="0" w:color="auto"/>
              <w:right w:val="single" w:sz="4" w:space="0" w:color="auto"/>
            </w:tcBorders>
            <w:shd w:val="clear" w:color="auto" w:fill="auto"/>
            <w:noWrap/>
            <w:vAlign w:val="bottom"/>
            <w:hideMark/>
          </w:tcPr>
          <w:p w14:paraId="46B3B06E" w14:textId="77777777" w:rsidR="0094562F" w:rsidRPr="00DF3FCF" w:rsidRDefault="0094562F" w:rsidP="0094562F">
            <w:pPr>
              <w:jc w:val="right"/>
              <w:rPr>
                <w:rFonts w:ascii="Cambria" w:hAnsi="Cambria" w:cs="Calibri"/>
                <w:color w:val="000000"/>
                <w:sz w:val="22"/>
                <w:szCs w:val="22"/>
              </w:rPr>
            </w:pPr>
            <w:r w:rsidRPr="00DF3FCF">
              <w:rPr>
                <w:rFonts w:ascii="Cambria" w:hAnsi="Cambria" w:cs="Calibri"/>
                <w:color w:val="000000"/>
                <w:sz w:val="22"/>
                <w:szCs w:val="22"/>
              </w:rPr>
              <w:t xml:space="preserve"> $     4,105,617 </w:t>
            </w:r>
          </w:p>
        </w:tc>
        <w:tc>
          <w:tcPr>
            <w:tcW w:w="1620" w:type="dxa"/>
            <w:tcBorders>
              <w:top w:val="nil"/>
              <w:left w:val="nil"/>
              <w:bottom w:val="single" w:sz="4" w:space="0" w:color="auto"/>
              <w:right w:val="single" w:sz="4" w:space="0" w:color="auto"/>
            </w:tcBorders>
            <w:shd w:val="clear" w:color="auto" w:fill="auto"/>
            <w:vAlign w:val="center"/>
            <w:hideMark/>
          </w:tcPr>
          <w:p w14:paraId="768456BB" w14:textId="475960E2" w:rsidR="0094562F" w:rsidRPr="00DF3FCF" w:rsidRDefault="0094562F" w:rsidP="0094562F">
            <w:pPr>
              <w:jc w:val="right"/>
              <w:rPr>
                <w:rFonts w:ascii="Cambria" w:hAnsi="Cambria" w:cs="Calibri"/>
                <w:color w:val="000000"/>
                <w:sz w:val="22"/>
                <w:szCs w:val="22"/>
              </w:rPr>
            </w:pPr>
            <w:r w:rsidRPr="00DF3FCF">
              <w:rPr>
                <w:rFonts w:ascii="Cambria" w:hAnsi="Cambria" w:cs="Calibri"/>
                <w:color w:val="000000"/>
                <w:sz w:val="22"/>
                <w:szCs w:val="22"/>
              </w:rPr>
              <w:t xml:space="preserve"> </w:t>
            </w:r>
            <w:r>
              <w:rPr>
                <w:rFonts w:ascii="Cambria" w:hAnsi="Cambria" w:cs="Calibri"/>
                <w:color w:val="000000"/>
                <w:sz w:val="22"/>
                <w:szCs w:val="22"/>
              </w:rPr>
              <w:t>$</w:t>
            </w:r>
            <w:r w:rsidRPr="00DF3FCF">
              <w:rPr>
                <w:rFonts w:ascii="Cambria" w:hAnsi="Cambria" w:cs="Calibri"/>
                <w:color w:val="000000"/>
                <w:sz w:val="22"/>
                <w:szCs w:val="22"/>
              </w:rPr>
              <w:t xml:space="preserve">45,496,897 </w:t>
            </w:r>
          </w:p>
        </w:tc>
      </w:tr>
    </w:tbl>
    <w:p w14:paraId="0880184E" w14:textId="0E8CD5AD" w:rsidR="00FE458B" w:rsidRPr="00FE458B" w:rsidRDefault="00FE458B" w:rsidP="008F667F">
      <w:pPr>
        <w:spacing w:before="100" w:beforeAutospacing="1" w:after="100" w:afterAutospacing="1"/>
        <w:ind w:left="720"/>
        <w:rPr>
          <w:rFonts w:ascii="Cambria" w:hAnsi="Cambria" w:cs="Calibri"/>
          <w:sz w:val="22"/>
          <w:szCs w:val="22"/>
        </w:rPr>
      </w:pPr>
      <w:r w:rsidRPr="00FE458B">
        <w:rPr>
          <w:rFonts w:ascii="Cambria" w:hAnsi="Cambria" w:cs="Calibri"/>
          <w:sz w:val="22"/>
          <w:szCs w:val="22"/>
        </w:rPr>
        <w:t xml:space="preserve">Emergency grants were provided to undergraduate students with an expected family contribution (EFC) of $0 to $9,000; all other students were eligible to apply for a grant on a first-come, first-served basis until the allocation for that period was exhausted.  We will also provide emergency housing grants to students for the coming fall semester as a means to address occupancy.  </w:t>
      </w:r>
    </w:p>
    <w:tbl>
      <w:tblPr>
        <w:tblW w:w="8280" w:type="dxa"/>
        <w:tblInd w:w="625" w:type="dxa"/>
        <w:tblLook w:val="04A0" w:firstRow="1" w:lastRow="0" w:firstColumn="1" w:lastColumn="0" w:noHBand="0" w:noVBand="1"/>
      </w:tblPr>
      <w:tblGrid>
        <w:gridCol w:w="6480"/>
        <w:gridCol w:w="1800"/>
      </w:tblGrid>
      <w:tr w:rsidR="00FE458B" w:rsidRPr="00FE458B" w14:paraId="60299868" w14:textId="77777777" w:rsidTr="00FE458B">
        <w:trPr>
          <w:trHeight w:val="300"/>
        </w:trPr>
        <w:tc>
          <w:tcPr>
            <w:tcW w:w="6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12075" w14:textId="18BF3E47" w:rsidR="00FE458B" w:rsidRPr="00FE458B" w:rsidRDefault="00FE458B" w:rsidP="00523B81">
            <w:pPr>
              <w:rPr>
                <w:rFonts w:ascii="Cambria" w:hAnsi="Cambria" w:cs="Calibri"/>
                <w:b/>
                <w:color w:val="000000"/>
                <w:sz w:val="22"/>
                <w:szCs w:val="22"/>
              </w:rPr>
            </w:pPr>
            <w:r w:rsidRPr="00FE458B">
              <w:rPr>
                <w:rFonts w:ascii="Cambria" w:hAnsi="Cambria" w:cs="Calibri"/>
                <w:b/>
                <w:color w:val="000000"/>
                <w:sz w:val="22"/>
                <w:szCs w:val="22"/>
              </w:rPr>
              <w:t xml:space="preserve">STUDENT </w:t>
            </w:r>
            <w:r>
              <w:rPr>
                <w:rFonts w:ascii="Cambria" w:hAnsi="Cambria" w:cs="Calibri"/>
                <w:b/>
                <w:color w:val="000000"/>
                <w:sz w:val="22"/>
                <w:szCs w:val="22"/>
              </w:rPr>
              <w:t>EMERGENCY GRANTS</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38B70438" w14:textId="77777777" w:rsidR="00FE458B" w:rsidRPr="00FE458B" w:rsidRDefault="00FE458B" w:rsidP="00523B81">
            <w:pPr>
              <w:jc w:val="center"/>
              <w:rPr>
                <w:rFonts w:ascii="Cambria" w:hAnsi="Cambria" w:cs="Calibri"/>
                <w:b/>
                <w:color w:val="000000"/>
                <w:sz w:val="22"/>
                <w:szCs w:val="22"/>
              </w:rPr>
            </w:pPr>
            <w:r w:rsidRPr="00FE458B">
              <w:rPr>
                <w:rFonts w:ascii="Cambria" w:hAnsi="Cambria" w:cs="Calibri"/>
                <w:b/>
                <w:color w:val="000000"/>
                <w:sz w:val="22"/>
                <w:szCs w:val="22"/>
              </w:rPr>
              <w:t>HEERF II</w:t>
            </w:r>
          </w:p>
        </w:tc>
      </w:tr>
      <w:tr w:rsidR="00FE458B" w:rsidRPr="00FE458B" w14:paraId="6C63A8C4"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36C8B33C"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Total Award</w:t>
            </w:r>
          </w:p>
        </w:tc>
        <w:tc>
          <w:tcPr>
            <w:tcW w:w="1800" w:type="dxa"/>
            <w:tcBorders>
              <w:top w:val="nil"/>
              <w:left w:val="nil"/>
              <w:bottom w:val="single" w:sz="4" w:space="0" w:color="auto"/>
              <w:right w:val="single" w:sz="4" w:space="0" w:color="auto"/>
            </w:tcBorders>
            <w:shd w:val="clear" w:color="auto" w:fill="auto"/>
            <w:vAlign w:val="center"/>
            <w:hideMark/>
          </w:tcPr>
          <w:p w14:paraId="4C90DC63"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15,081,771</w:t>
            </w:r>
          </w:p>
        </w:tc>
      </w:tr>
      <w:tr w:rsidR="00FE458B" w:rsidRPr="00FE458B" w14:paraId="13374993"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464E4922" w14:textId="77777777" w:rsidR="00FE458B" w:rsidRPr="00FE458B" w:rsidRDefault="00FE458B" w:rsidP="00523B81">
            <w:pPr>
              <w:rPr>
                <w:rFonts w:ascii="Cambria" w:hAnsi="Cambria" w:cs="Calibri"/>
                <w:b/>
                <w:bCs/>
                <w:color w:val="000000"/>
                <w:sz w:val="22"/>
                <w:szCs w:val="22"/>
              </w:rPr>
            </w:pPr>
            <w:r w:rsidRPr="00FE458B">
              <w:rPr>
                <w:rFonts w:ascii="Cambria" w:hAnsi="Cambria" w:cs="Calibri"/>
                <w:b/>
                <w:bCs/>
                <w:color w:val="000000"/>
                <w:sz w:val="22"/>
                <w:szCs w:val="22"/>
              </w:rPr>
              <w:t>USES</w:t>
            </w:r>
          </w:p>
        </w:tc>
        <w:tc>
          <w:tcPr>
            <w:tcW w:w="1800" w:type="dxa"/>
            <w:tcBorders>
              <w:top w:val="nil"/>
              <w:left w:val="nil"/>
              <w:bottom w:val="single" w:sz="4" w:space="0" w:color="auto"/>
              <w:right w:val="single" w:sz="4" w:space="0" w:color="auto"/>
            </w:tcBorders>
            <w:shd w:val="clear" w:color="auto" w:fill="auto"/>
            <w:vAlign w:val="center"/>
            <w:hideMark/>
          </w:tcPr>
          <w:p w14:paraId="445886C7" w14:textId="77777777" w:rsidR="00FE458B" w:rsidRPr="00FE458B" w:rsidRDefault="00FE458B" w:rsidP="00523B81">
            <w:pPr>
              <w:jc w:val="right"/>
              <w:rPr>
                <w:rFonts w:ascii="Cambria" w:hAnsi="Cambria" w:cs="Calibri"/>
                <w:color w:val="000000"/>
                <w:sz w:val="22"/>
                <w:szCs w:val="22"/>
              </w:rPr>
            </w:pPr>
          </w:p>
        </w:tc>
      </w:tr>
      <w:tr w:rsidR="00FE458B" w:rsidRPr="00FE458B" w14:paraId="7DD15173"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4B0E589B"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 xml:space="preserve"> FY21: Spring 21 Student Emergency Grants (</w:t>
            </w:r>
            <w:r w:rsidRPr="00FE458B">
              <w:rPr>
                <w:rFonts w:ascii="Cambria" w:hAnsi="Cambria" w:cs="Calibri"/>
                <w:b/>
                <w:color w:val="000000"/>
                <w:sz w:val="22"/>
                <w:szCs w:val="22"/>
              </w:rPr>
              <w:t xml:space="preserve">$1,000 </w:t>
            </w:r>
            <w:r w:rsidRPr="00FE458B">
              <w:rPr>
                <w:rFonts w:ascii="Cambria" w:hAnsi="Cambria" w:cs="Calibri"/>
                <w:color w:val="000000"/>
                <w:sz w:val="22"/>
                <w:szCs w:val="22"/>
              </w:rPr>
              <w:t xml:space="preserve">each) </w:t>
            </w:r>
          </w:p>
        </w:tc>
        <w:tc>
          <w:tcPr>
            <w:tcW w:w="1800" w:type="dxa"/>
            <w:tcBorders>
              <w:top w:val="nil"/>
              <w:left w:val="nil"/>
              <w:bottom w:val="single" w:sz="4" w:space="0" w:color="auto"/>
              <w:right w:val="single" w:sz="4" w:space="0" w:color="auto"/>
            </w:tcBorders>
            <w:shd w:val="clear" w:color="auto" w:fill="auto"/>
            <w:vAlign w:val="center"/>
            <w:hideMark/>
          </w:tcPr>
          <w:p w14:paraId="006A01BD"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xml:space="preserve"> $14,474,000</w:t>
            </w:r>
          </w:p>
        </w:tc>
      </w:tr>
      <w:tr w:rsidR="00FE458B" w:rsidRPr="00FE458B" w14:paraId="325E7A9A" w14:textId="77777777" w:rsidTr="00FE458B">
        <w:trPr>
          <w:trHeight w:val="300"/>
        </w:trPr>
        <w:tc>
          <w:tcPr>
            <w:tcW w:w="6480" w:type="dxa"/>
            <w:tcBorders>
              <w:top w:val="single" w:sz="4" w:space="0" w:color="auto"/>
              <w:left w:val="single" w:sz="4" w:space="0" w:color="auto"/>
              <w:bottom w:val="single" w:sz="4" w:space="0" w:color="70AD47" w:themeColor="accent6"/>
              <w:right w:val="single" w:sz="4" w:space="0" w:color="auto"/>
            </w:tcBorders>
            <w:shd w:val="clear" w:color="auto" w:fill="auto"/>
            <w:vAlign w:val="center"/>
            <w:hideMark/>
          </w:tcPr>
          <w:p w14:paraId="622EA5E8"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 xml:space="preserve"> FY22 Fall/Spring Emergency Housing Grants</w:t>
            </w:r>
          </w:p>
        </w:tc>
        <w:tc>
          <w:tcPr>
            <w:tcW w:w="1800" w:type="dxa"/>
            <w:tcBorders>
              <w:top w:val="single" w:sz="4" w:space="0" w:color="auto"/>
              <w:left w:val="nil"/>
              <w:bottom w:val="single" w:sz="4" w:space="0" w:color="70AD47" w:themeColor="accent6"/>
              <w:right w:val="single" w:sz="4" w:space="0" w:color="auto"/>
            </w:tcBorders>
            <w:shd w:val="clear" w:color="auto" w:fill="auto"/>
            <w:vAlign w:val="center"/>
            <w:hideMark/>
          </w:tcPr>
          <w:p w14:paraId="329FAA8C"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xml:space="preserve"> $347,771</w:t>
            </w:r>
          </w:p>
        </w:tc>
      </w:tr>
      <w:tr w:rsidR="00FE458B" w:rsidRPr="00FE458B" w14:paraId="7C818935" w14:textId="77777777" w:rsidTr="00FE458B">
        <w:trPr>
          <w:trHeight w:val="300"/>
        </w:trPr>
        <w:tc>
          <w:tcPr>
            <w:tcW w:w="6480" w:type="dxa"/>
            <w:tcBorders>
              <w:top w:val="single" w:sz="4" w:space="0" w:color="auto"/>
              <w:left w:val="single" w:sz="4" w:space="0" w:color="auto"/>
              <w:bottom w:val="single" w:sz="4" w:space="0" w:color="70AD47" w:themeColor="accent6"/>
              <w:right w:val="single" w:sz="4" w:space="0" w:color="auto"/>
            </w:tcBorders>
            <w:shd w:val="clear" w:color="auto" w:fill="auto"/>
            <w:vAlign w:val="center"/>
          </w:tcPr>
          <w:p w14:paraId="6D923332" w14:textId="77777777" w:rsidR="00FE458B" w:rsidRPr="00FE458B" w:rsidRDefault="00FE458B" w:rsidP="00523B81">
            <w:pPr>
              <w:rPr>
                <w:rFonts w:ascii="Cambria" w:hAnsi="Cambria" w:cs="Calibri"/>
                <w:b/>
                <w:color w:val="000000"/>
                <w:sz w:val="22"/>
                <w:szCs w:val="22"/>
              </w:rPr>
            </w:pPr>
            <w:r w:rsidRPr="00FE458B">
              <w:rPr>
                <w:rFonts w:ascii="Cambria" w:hAnsi="Cambria" w:cs="Calibri"/>
                <w:b/>
                <w:color w:val="000000"/>
                <w:sz w:val="22"/>
                <w:szCs w:val="22"/>
              </w:rPr>
              <w:t>TOTAL</w:t>
            </w:r>
          </w:p>
        </w:tc>
        <w:tc>
          <w:tcPr>
            <w:tcW w:w="1800" w:type="dxa"/>
            <w:tcBorders>
              <w:top w:val="single" w:sz="4" w:space="0" w:color="auto"/>
              <w:left w:val="nil"/>
              <w:bottom w:val="single" w:sz="4" w:space="0" w:color="70AD47" w:themeColor="accent6"/>
              <w:right w:val="single" w:sz="4" w:space="0" w:color="auto"/>
            </w:tcBorders>
            <w:shd w:val="clear" w:color="auto" w:fill="auto"/>
            <w:vAlign w:val="center"/>
          </w:tcPr>
          <w:p w14:paraId="1CC2E96C"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$15,081,771</w:t>
            </w:r>
          </w:p>
        </w:tc>
      </w:tr>
      <w:tr w:rsidR="00FE458B" w:rsidRPr="00FE458B" w14:paraId="1BB915F4" w14:textId="77777777" w:rsidTr="00FE458B">
        <w:trPr>
          <w:trHeight w:val="300"/>
        </w:trPr>
        <w:tc>
          <w:tcPr>
            <w:tcW w:w="6480" w:type="dxa"/>
            <w:tcBorders>
              <w:top w:val="single" w:sz="4" w:space="0" w:color="70AD47" w:themeColor="accent6"/>
              <w:left w:val="single" w:sz="4" w:space="0" w:color="auto"/>
              <w:bottom w:val="single" w:sz="4" w:space="0" w:color="auto"/>
              <w:right w:val="single" w:sz="4" w:space="0" w:color="auto"/>
            </w:tcBorders>
            <w:shd w:val="clear" w:color="auto" w:fill="auto"/>
            <w:vAlign w:val="center"/>
            <w:hideMark/>
          </w:tcPr>
          <w:p w14:paraId="1079A035" w14:textId="5232A453" w:rsidR="00FE458B" w:rsidRPr="00FE458B" w:rsidRDefault="00FE458B" w:rsidP="00523B81">
            <w:pPr>
              <w:rPr>
                <w:rFonts w:ascii="Cambria" w:hAnsi="Cambria" w:cs="Calibri"/>
                <w:b/>
                <w:color w:val="000000"/>
                <w:sz w:val="22"/>
                <w:szCs w:val="22"/>
              </w:rPr>
            </w:pPr>
            <w:r>
              <w:rPr>
                <w:rFonts w:ascii="Cambria" w:hAnsi="Cambria" w:cs="Calibri"/>
                <w:b/>
                <w:color w:val="000000"/>
                <w:sz w:val="22"/>
                <w:szCs w:val="22"/>
              </w:rPr>
              <w:lastRenderedPageBreak/>
              <w:t xml:space="preserve"> </w:t>
            </w:r>
            <w:r w:rsidRPr="00FE458B">
              <w:rPr>
                <w:rFonts w:ascii="Cambria" w:hAnsi="Cambria" w:cs="Calibri"/>
                <w:b/>
                <w:color w:val="000000"/>
                <w:sz w:val="22"/>
                <w:szCs w:val="22"/>
              </w:rPr>
              <w:t xml:space="preserve">STUDENT </w:t>
            </w:r>
            <w:r>
              <w:rPr>
                <w:rFonts w:ascii="Cambria" w:hAnsi="Cambria" w:cs="Calibri"/>
                <w:b/>
                <w:color w:val="000000"/>
                <w:sz w:val="22"/>
                <w:szCs w:val="22"/>
              </w:rPr>
              <w:t>EMERGENCY GRANTS</w:t>
            </w:r>
          </w:p>
        </w:tc>
        <w:tc>
          <w:tcPr>
            <w:tcW w:w="1800" w:type="dxa"/>
            <w:tcBorders>
              <w:top w:val="single" w:sz="4" w:space="0" w:color="70AD47" w:themeColor="accent6"/>
              <w:left w:val="nil"/>
              <w:bottom w:val="single" w:sz="4" w:space="0" w:color="auto"/>
              <w:right w:val="single" w:sz="4" w:space="0" w:color="auto"/>
            </w:tcBorders>
            <w:shd w:val="clear" w:color="auto" w:fill="auto"/>
            <w:vAlign w:val="center"/>
            <w:hideMark/>
          </w:tcPr>
          <w:p w14:paraId="2503BEBD" w14:textId="77777777" w:rsidR="00FE458B" w:rsidRPr="00FE458B" w:rsidRDefault="00FE458B" w:rsidP="00523B81">
            <w:pPr>
              <w:jc w:val="center"/>
              <w:rPr>
                <w:rFonts w:ascii="Cambria" w:hAnsi="Cambria" w:cs="Calibri"/>
                <w:b/>
                <w:color w:val="000000"/>
                <w:sz w:val="22"/>
                <w:szCs w:val="22"/>
              </w:rPr>
            </w:pPr>
            <w:r w:rsidRPr="00FE458B">
              <w:rPr>
                <w:rFonts w:ascii="Cambria" w:hAnsi="Cambria" w:cs="Calibri"/>
                <w:b/>
                <w:color w:val="000000"/>
                <w:sz w:val="22"/>
                <w:szCs w:val="22"/>
              </w:rPr>
              <w:t>HEERF III</w:t>
            </w:r>
          </w:p>
        </w:tc>
      </w:tr>
      <w:tr w:rsidR="00FE458B" w:rsidRPr="00FE458B" w14:paraId="472BDAD9"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268BFB72"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Total Award</w:t>
            </w:r>
          </w:p>
        </w:tc>
        <w:tc>
          <w:tcPr>
            <w:tcW w:w="1800" w:type="dxa"/>
            <w:tcBorders>
              <w:top w:val="nil"/>
              <w:left w:val="nil"/>
              <w:bottom w:val="single" w:sz="4" w:space="0" w:color="auto"/>
              <w:right w:val="single" w:sz="4" w:space="0" w:color="auto"/>
            </w:tcBorders>
            <w:shd w:val="clear" w:color="auto" w:fill="auto"/>
            <w:vAlign w:val="center"/>
            <w:hideMark/>
          </w:tcPr>
          <w:p w14:paraId="633A1B08"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xml:space="preserve">$41,561,737        </w:t>
            </w:r>
          </w:p>
        </w:tc>
      </w:tr>
      <w:tr w:rsidR="00FE458B" w:rsidRPr="00FE458B" w14:paraId="688EFBF8"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7877819B" w14:textId="77777777" w:rsidR="00FE458B" w:rsidRPr="00FE458B" w:rsidRDefault="00FE458B" w:rsidP="00523B81">
            <w:pPr>
              <w:rPr>
                <w:rFonts w:ascii="Cambria" w:hAnsi="Cambria" w:cs="Calibri"/>
                <w:b/>
                <w:bCs/>
                <w:color w:val="000000"/>
                <w:sz w:val="22"/>
                <w:szCs w:val="22"/>
              </w:rPr>
            </w:pPr>
            <w:r w:rsidRPr="00FE458B">
              <w:rPr>
                <w:rFonts w:ascii="Cambria" w:hAnsi="Cambria" w:cs="Calibri"/>
                <w:b/>
                <w:bCs/>
                <w:color w:val="000000"/>
                <w:sz w:val="22"/>
                <w:szCs w:val="22"/>
              </w:rPr>
              <w:t>USES</w:t>
            </w:r>
          </w:p>
        </w:tc>
        <w:tc>
          <w:tcPr>
            <w:tcW w:w="1800" w:type="dxa"/>
            <w:tcBorders>
              <w:top w:val="nil"/>
              <w:left w:val="nil"/>
              <w:bottom w:val="single" w:sz="4" w:space="0" w:color="auto"/>
              <w:right w:val="single" w:sz="4" w:space="0" w:color="auto"/>
            </w:tcBorders>
            <w:shd w:val="clear" w:color="auto" w:fill="auto"/>
            <w:vAlign w:val="center"/>
            <w:hideMark/>
          </w:tcPr>
          <w:p w14:paraId="1BB42227" w14:textId="77777777" w:rsidR="00FE458B" w:rsidRPr="00FE458B" w:rsidRDefault="00FE458B" w:rsidP="00523B81">
            <w:pPr>
              <w:jc w:val="right"/>
              <w:rPr>
                <w:rFonts w:ascii="Cambria" w:hAnsi="Cambria" w:cs="Calibri"/>
                <w:color w:val="000000"/>
                <w:sz w:val="22"/>
                <w:szCs w:val="22"/>
              </w:rPr>
            </w:pPr>
          </w:p>
        </w:tc>
      </w:tr>
      <w:tr w:rsidR="00FE458B" w:rsidRPr="00FE458B" w14:paraId="5E34FC3F" w14:textId="77777777" w:rsidTr="00FE458B">
        <w:trPr>
          <w:trHeight w:val="300"/>
        </w:trPr>
        <w:tc>
          <w:tcPr>
            <w:tcW w:w="6480" w:type="dxa"/>
            <w:tcBorders>
              <w:top w:val="nil"/>
              <w:left w:val="single" w:sz="4" w:space="0" w:color="auto"/>
              <w:bottom w:val="single" w:sz="4" w:space="0" w:color="auto"/>
              <w:right w:val="single" w:sz="4" w:space="0" w:color="auto"/>
            </w:tcBorders>
            <w:shd w:val="clear" w:color="auto" w:fill="auto"/>
            <w:vAlign w:val="center"/>
            <w:hideMark/>
          </w:tcPr>
          <w:p w14:paraId="50655613" w14:textId="77777777" w:rsidR="00FE458B" w:rsidRPr="00FE458B" w:rsidRDefault="00FE458B" w:rsidP="00523B81">
            <w:pPr>
              <w:rPr>
                <w:rFonts w:ascii="Cambria" w:hAnsi="Cambria" w:cstheme="minorHAnsi"/>
                <w:color w:val="000000"/>
                <w:sz w:val="22"/>
                <w:szCs w:val="22"/>
              </w:rPr>
            </w:pPr>
            <w:r w:rsidRPr="00FE458B">
              <w:rPr>
                <w:rFonts w:ascii="Cambria" w:hAnsi="Cambria" w:cstheme="minorHAnsi"/>
                <w:sz w:val="22"/>
              </w:rPr>
              <w:t xml:space="preserve"> FY21: Student Emergency Summer 2021 Grants:  Week of June 21, 2021   (</w:t>
            </w:r>
            <w:r w:rsidRPr="00FE458B">
              <w:rPr>
                <w:rFonts w:ascii="Cambria" w:hAnsi="Cambria" w:cstheme="minorHAnsi"/>
                <w:b/>
                <w:sz w:val="22"/>
              </w:rPr>
              <w:t>$500</w:t>
            </w:r>
            <w:r w:rsidRPr="00FE458B">
              <w:rPr>
                <w:rFonts w:ascii="Cambria" w:hAnsi="Cambria" w:cstheme="minorHAnsi"/>
                <w:sz w:val="22"/>
              </w:rPr>
              <w:t xml:space="preserve"> each) </w:t>
            </w:r>
            <w:r w:rsidRPr="00FE458B">
              <w:rPr>
                <w:rFonts w:ascii="Cambria" w:hAnsi="Cambria" w:cstheme="minorHAnsi"/>
                <w:i/>
                <w:sz w:val="22"/>
              </w:rPr>
              <w:t>- unused amounts roll forward.</w:t>
            </w:r>
          </w:p>
        </w:tc>
        <w:tc>
          <w:tcPr>
            <w:tcW w:w="1800" w:type="dxa"/>
            <w:tcBorders>
              <w:top w:val="nil"/>
              <w:left w:val="nil"/>
              <w:bottom w:val="single" w:sz="4" w:space="0" w:color="auto"/>
              <w:right w:val="single" w:sz="4" w:space="0" w:color="auto"/>
            </w:tcBorders>
            <w:shd w:val="clear" w:color="auto" w:fill="auto"/>
            <w:vAlign w:val="center"/>
            <w:hideMark/>
          </w:tcPr>
          <w:p w14:paraId="5AA3EFD7"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xml:space="preserve"> $3,600,000</w:t>
            </w:r>
          </w:p>
        </w:tc>
      </w:tr>
      <w:tr w:rsidR="00FE458B" w:rsidRPr="00FE458B" w14:paraId="0D3E3364" w14:textId="77777777" w:rsidTr="00FE458B">
        <w:trPr>
          <w:trHeight w:val="300"/>
        </w:trPr>
        <w:tc>
          <w:tcPr>
            <w:tcW w:w="6480" w:type="dxa"/>
            <w:tcBorders>
              <w:top w:val="single" w:sz="4" w:space="0" w:color="70AD47" w:themeColor="accent6"/>
              <w:left w:val="single" w:sz="4" w:space="0" w:color="auto"/>
              <w:bottom w:val="single" w:sz="4" w:space="0" w:color="auto"/>
              <w:right w:val="single" w:sz="4" w:space="0" w:color="auto"/>
            </w:tcBorders>
            <w:shd w:val="clear" w:color="auto" w:fill="auto"/>
            <w:vAlign w:val="center"/>
            <w:hideMark/>
          </w:tcPr>
          <w:p w14:paraId="31BDE15E"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 xml:space="preserve"> FY22: </w:t>
            </w:r>
            <w:r w:rsidRPr="00FE458B">
              <w:rPr>
                <w:rFonts w:ascii="Cambria" w:hAnsi="Cambria" w:cstheme="minorHAnsi"/>
                <w:sz w:val="22"/>
              </w:rPr>
              <w:t xml:space="preserve">Student Emergency </w:t>
            </w:r>
            <w:r w:rsidRPr="00FE458B">
              <w:rPr>
                <w:rFonts w:ascii="Cambria" w:hAnsi="Cambria" w:cs="Calibri"/>
                <w:color w:val="000000"/>
                <w:sz w:val="22"/>
                <w:szCs w:val="22"/>
              </w:rPr>
              <w:t xml:space="preserve">Fall 2021 Grants: Week of September 6, 2021 </w:t>
            </w:r>
            <w:r w:rsidRPr="00FE458B">
              <w:rPr>
                <w:rFonts w:ascii="Cambria" w:hAnsi="Cambria" w:cstheme="minorHAnsi"/>
                <w:sz w:val="22"/>
              </w:rPr>
              <w:t>(</w:t>
            </w:r>
            <w:r w:rsidRPr="00FE458B">
              <w:rPr>
                <w:rFonts w:ascii="Cambria" w:hAnsi="Cambria" w:cstheme="minorHAnsi"/>
                <w:b/>
                <w:sz w:val="22"/>
              </w:rPr>
              <w:t>$500</w:t>
            </w:r>
            <w:r w:rsidRPr="00FE458B">
              <w:rPr>
                <w:rFonts w:ascii="Cambria" w:hAnsi="Cambria" w:cstheme="minorHAnsi"/>
                <w:sz w:val="22"/>
              </w:rPr>
              <w:t xml:space="preserve"> </w:t>
            </w:r>
            <w:r w:rsidRPr="00FE458B">
              <w:rPr>
                <w:rFonts w:ascii="Cambria" w:hAnsi="Cambria" w:cs="Calibri"/>
                <w:color w:val="000000"/>
                <w:sz w:val="22"/>
                <w:szCs w:val="22"/>
              </w:rPr>
              <w:t xml:space="preserve">each) </w:t>
            </w:r>
            <w:r w:rsidRPr="00FE458B">
              <w:rPr>
                <w:rFonts w:ascii="Cambria" w:hAnsi="Cambria" w:cstheme="minorHAnsi"/>
                <w:i/>
                <w:sz w:val="22"/>
              </w:rPr>
              <w:t>- unused amounts roll forward.</w:t>
            </w:r>
          </w:p>
        </w:tc>
        <w:tc>
          <w:tcPr>
            <w:tcW w:w="1800" w:type="dxa"/>
            <w:tcBorders>
              <w:top w:val="single" w:sz="4" w:space="0" w:color="70AD47" w:themeColor="accent6"/>
              <w:left w:val="nil"/>
              <w:bottom w:val="single" w:sz="4" w:space="0" w:color="auto"/>
              <w:right w:val="single" w:sz="4" w:space="0" w:color="auto"/>
            </w:tcBorders>
            <w:shd w:val="clear" w:color="auto" w:fill="auto"/>
            <w:vAlign w:val="center"/>
            <w:hideMark/>
          </w:tcPr>
          <w:p w14:paraId="5C7B9CE0"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 xml:space="preserve">$20,000,000 </w:t>
            </w:r>
          </w:p>
        </w:tc>
      </w:tr>
      <w:tr w:rsidR="00FE458B" w:rsidRPr="00FE458B" w14:paraId="28F173EB" w14:textId="77777777" w:rsidTr="00FE458B">
        <w:trPr>
          <w:trHeight w:val="300"/>
        </w:trPr>
        <w:tc>
          <w:tcPr>
            <w:tcW w:w="6480" w:type="dxa"/>
            <w:tcBorders>
              <w:top w:val="single" w:sz="4" w:space="0" w:color="auto"/>
              <w:left w:val="single" w:sz="4" w:space="0" w:color="auto"/>
              <w:bottom w:val="single" w:sz="4" w:space="0" w:color="70AD47" w:themeColor="accent6"/>
              <w:right w:val="single" w:sz="4" w:space="0" w:color="auto"/>
            </w:tcBorders>
            <w:shd w:val="clear" w:color="auto" w:fill="auto"/>
            <w:noWrap/>
            <w:vAlign w:val="bottom"/>
            <w:hideMark/>
          </w:tcPr>
          <w:p w14:paraId="26463A07"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 xml:space="preserve"> FY22: </w:t>
            </w:r>
            <w:r w:rsidRPr="00FE458B">
              <w:rPr>
                <w:rFonts w:ascii="Cambria" w:hAnsi="Cambria" w:cstheme="minorHAnsi"/>
                <w:sz w:val="22"/>
              </w:rPr>
              <w:t xml:space="preserve">Student Emergency </w:t>
            </w:r>
            <w:r w:rsidRPr="00FE458B">
              <w:rPr>
                <w:rFonts w:ascii="Cambria" w:hAnsi="Cambria" w:cs="Calibri"/>
                <w:color w:val="000000"/>
                <w:sz w:val="22"/>
                <w:szCs w:val="22"/>
              </w:rPr>
              <w:t xml:space="preserve">Spring 2022 Grants: Week of January 24, 2022 </w:t>
            </w:r>
            <w:r w:rsidRPr="00FE458B">
              <w:rPr>
                <w:rFonts w:ascii="Cambria" w:hAnsi="Cambria" w:cstheme="minorHAnsi"/>
                <w:sz w:val="22"/>
              </w:rPr>
              <w:t>(</w:t>
            </w:r>
            <w:r w:rsidRPr="00FE458B">
              <w:rPr>
                <w:rFonts w:ascii="Cambria" w:hAnsi="Cambria" w:cstheme="minorHAnsi"/>
                <w:b/>
                <w:sz w:val="22"/>
              </w:rPr>
              <w:t>$500</w:t>
            </w:r>
            <w:r w:rsidRPr="00FE458B">
              <w:rPr>
                <w:rFonts w:ascii="Cambria" w:hAnsi="Cambria" w:cs="Calibri"/>
                <w:color w:val="000000"/>
                <w:sz w:val="22"/>
                <w:szCs w:val="22"/>
              </w:rPr>
              <w:t xml:space="preserve"> each)</w:t>
            </w:r>
          </w:p>
        </w:tc>
        <w:tc>
          <w:tcPr>
            <w:tcW w:w="1800" w:type="dxa"/>
            <w:tcBorders>
              <w:top w:val="single" w:sz="4" w:space="0" w:color="auto"/>
              <w:left w:val="nil"/>
              <w:bottom w:val="single" w:sz="4" w:space="0" w:color="70AD47" w:themeColor="accent6"/>
              <w:right w:val="single" w:sz="4" w:space="0" w:color="auto"/>
            </w:tcBorders>
            <w:shd w:val="clear" w:color="auto" w:fill="auto"/>
            <w:noWrap/>
            <w:vAlign w:val="bottom"/>
            <w:hideMark/>
          </w:tcPr>
          <w:p w14:paraId="6F2CE8F2"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$17,961,737</w:t>
            </w:r>
          </w:p>
        </w:tc>
      </w:tr>
      <w:tr w:rsidR="00FE458B" w:rsidRPr="00FE458B" w14:paraId="13CD36B2" w14:textId="77777777" w:rsidTr="00FE458B">
        <w:trPr>
          <w:trHeight w:val="300"/>
        </w:trPr>
        <w:tc>
          <w:tcPr>
            <w:tcW w:w="6480" w:type="dxa"/>
            <w:tcBorders>
              <w:top w:val="single" w:sz="4" w:space="0" w:color="70AD47" w:themeColor="accent6"/>
              <w:left w:val="single" w:sz="4" w:space="0" w:color="auto"/>
              <w:bottom w:val="single" w:sz="4" w:space="0" w:color="auto"/>
              <w:right w:val="single" w:sz="4" w:space="0" w:color="auto"/>
            </w:tcBorders>
            <w:shd w:val="clear" w:color="auto" w:fill="auto"/>
            <w:noWrap/>
            <w:vAlign w:val="bottom"/>
          </w:tcPr>
          <w:p w14:paraId="51F8B657" w14:textId="77777777" w:rsidR="00FE458B" w:rsidRPr="00FE458B" w:rsidRDefault="00FE458B" w:rsidP="00523B81">
            <w:pPr>
              <w:rPr>
                <w:rFonts w:ascii="Cambria" w:hAnsi="Cambria" w:cs="Calibri"/>
                <w:color w:val="000000"/>
                <w:sz w:val="22"/>
                <w:szCs w:val="22"/>
              </w:rPr>
            </w:pPr>
            <w:r w:rsidRPr="00FE458B">
              <w:rPr>
                <w:rFonts w:ascii="Cambria" w:hAnsi="Cambria" w:cs="Calibri"/>
                <w:color w:val="000000"/>
                <w:sz w:val="22"/>
                <w:szCs w:val="22"/>
              </w:rPr>
              <w:t>TOTAL</w:t>
            </w:r>
          </w:p>
        </w:tc>
        <w:tc>
          <w:tcPr>
            <w:tcW w:w="1800" w:type="dxa"/>
            <w:tcBorders>
              <w:top w:val="single" w:sz="4" w:space="0" w:color="70AD47" w:themeColor="accent6"/>
              <w:left w:val="nil"/>
              <w:bottom w:val="single" w:sz="4" w:space="0" w:color="auto"/>
              <w:right w:val="single" w:sz="4" w:space="0" w:color="auto"/>
            </w:tcBorders>
            <w:shd w:val="clear" w:color="auto" w:fill="auto"/>
            <w:noWrap/>
            <w:vAlign w:val="bottom"/>
          </w:tcPr>
          <w:p w14:paraId="4D781BBE" w14:textId="77777777" w:rsidR="00FE458B" w:rsidRPr="00FE458B" w:rsidRDefault="00FE458B" w:rsidP="00523B81">
            <w:pPr>
              <w:jc w:val="right"/>
              <w:rPr>
                <w:rFonts w:ascii="Cambria" w:hAnsi="Cambria" w:cs="Calibri"/>
                <w:color w:val="000000"/>
                <w:sz w:val="22"/>
                <w:szCs w:val="22"/>
              </w:rPr>
            </w:pPr>
            <w:r w:rsidRPr="00FE458B">
              <w:rPr>
                <w:rFonts w:ascii="Cambria" w:hAnsi="Cambria" w:cs="Calibri"/>
                <w:color w:val="000000"/>
                <w:sz w:val="22"/>
                <w:szCs w:val="22"/>
              </w:rPr>
              <w:t>$41,561,737</w:t>
            </w:r>
          </w:p>
        </w:tc>
      </w:tr>
      <w:tr w:rsidR="00FE458B" w:rsidRPr="00FE458B" w14:paraId="293E4A00" w14:textId="77777777" w:rsidTr="00FE458B">
        <w:trPr>
          <w:trHeight w:val="300"/>
        </w:trPr>
        <w:tc>
          <w:tcPr>
            <w:tcW w:w="8280" w:type="dxa"/>
            <w:gridSpan w:val="2"/>
            <w:tcBorders>
              <w:top w:val="single" w:sz="4" w:space="0" w:color="70AD47" w:themeColor="accent6"/>
              <w:bottom w:val="single" w:sz="4" w:space="0" w:color="70AD47" w:themeColor="accent6"/>
            </w:tcBorders>
            <w:shd w:val="clear" w:color="auto" w:fill="auto"/>
            <w:noWrap/>
            <w:vAlign w:val="bottom"/>
          </w:tcPr>
          <w:p w14:paraId="42B80901" w14:textId="77777777" w:rsidR="00FE458B" w:rsidRPr="00FE458B" w:rsidRDefault="00FE458B" w:rsidP="00523B81">
            <w:pPr>
              <w:pStyle w:val="ListParagraph"/>
              <w:spacing w:before="100" w:beforeAutospacing="1" w:after="100" w:afterAutospacing="1"/>
              <w:ind w:left="0"/>
              <w:rPr>
                <w:rFonts w:ascii="Cambria" w:hAnsi="Cambria" w:cs="Calibri"/>
                <w:i/>
                <w:szCs w:val="22"/>
              </w:rPr>
            </w:pPr>
          </w:p>
        </w:tc>
      </w:tr>
    </w:tbl>
    <w:p w14:paraId="7D263AE8" w14:textId="155B6BA9" w:rsidR="00A43F6D" w:rsidRDefault="00A43F6D" w:rsidP="00A43F6D">
      <w:pPr>
        <w:jc w:val="both"/>
        <w:outlineLvl w:val="0"/>
        <w:rPr>
          <w:rFonts w:ascii="Cambria" w:hAnsi="Cambria" w:cs="Calibri"/>
          <w:b/>
          <w:sz w:val="22"/>
        </w:rPr>
      </w:pPr>
    </w:p>
    <w:p w14:paraId="768DAC0F" w14:textId="7798747C" w:rsidR="00CD3F23" w:rsidRPr="00A43F6D" w:rsidRDefault="00CD3F23" w:rsidP="00A43F6D">
      <w:pPr>
        <w:pStyle w:val="ListParagraph"/>
        <w:numPr>
          <w:ilvl w:val="0"/>
          <w:numId w:val="2"/>
        </w:numPr>
        <w:jc w:val="both"/>
        <w:outlineLvl w:val="0"/>
        <w:rPr>
          <w:rFonts w:ascii="Cambria" w:hAnsi="Cambria" w:cs="Calibri"/>
          <w:b/>
          <w:sz w:val="22"/>
        </w:rPr>
      </w:pPr>
      <w:r w:rsidRPr="00A43F6D">
        <w:rPr>
          <w:rFonts w:ascii="Cambria" w:hAnsi="Cambria" w:cs="Calibri"/>
          <w:b/>
          <w:sz w:val="22"/>
        </w:rPr>
        <w:t>FY 2021 Budget Development System (BDS)</w:t>
      </w:r>
    </w:p>
    <w:p w14:paraId="02C6244F" w14:textId="7BC53C77" w:rsidR="002F1CFD" w:rsidRDefault="002F1CFD" w:rsidP="002F1CFD">
      <w:pPr>
        <w:ind w:left="360" w:firstLine="360"/>
        <w:outlineLvl w:val="0"/>
        <w:rPr>
          <w:rFonts w:ascii="Cambria" w:hAnsi="Cambria" w:cs="Calibri"/>
          <w:sz w:val="22"/>
        </w:rPr>
      </w:pPr>
      <w:r w:rsidRPr="002F1CFD">
        <w:rPr>
          <w:rFonts w:ascii="Cambria" w:hAnsi="Cambria" w:cs="Calibri"/>
          <w:sz w:val="22"/>
        </w:rPr>
        <w:t xml:space="preserve">A. </w:t>
      </w:r>
      <w:r w:rsidR="00A43F6D">
        <w:rPr>
          <w:rFonts w:ascii="Cambria" w:hAnsi="Cambria" w:cs="Calibri"/>
          <w:sz w:val="22"/>
        </w:rPr>
        <w:t xml:space="preserve">  </w:t>
      </w:r>
      <w:r w:rsidR="00CD3F23" w:rsidRPr="002F1CFD">
        <w:rPr>
          <w:rFonts w:ascii="Cambria" w:hAnsi="Cambria" w:cs="Calibri"/>
          <w:sz w:val="22"/>
        </w:rPr>
        <w:t xml:space="preserve">This is the name of the system used to input unit-operating budgets.    Information </w:t>
      </w:r>
    </w:p>
    <w:p w14:paraId="7DB04558" w14:textId="77777777" w:rsidR="002F1CFD" w:rsidRDefault="00CD3F23" w:rsidP="002F1CFD">
      <w:pPr>
        <w:ind w:left="360" w:firstLine="360"/>
        <w:outlineLvl w:val="0"/>
        <w:rPr>
          <w:rFonts w:ascii="Cambria" w:hAnsi="Cambria" w:cs="Calibri"/>
          <w:sz w:val="22"/>
        </w:rPr>
      </w:pPr>
      <w:proofErr w:type="gramStart"/>
      <w:r w:rsidRPr="002F1CFD">
        <w:rPr>
          <w:rFonts w:ascii="Cambria" w:hAnsi="Cambria" w:cs="Calibri"/>
          <w:sz w:val="22"/>
        </w:rPr>
        <w:t>about</w:t>
      </w:r>
      <w:proofErr w:type="gramEnd"/>
      <w:r w:rsidRPr="002F1CFD">
        <w:rPr>
          <w:rFonts w:ascii="Cambria" w:hAnsi="Cambria" w:cs="Calibri"/>
          <w:sz w:val="22"/>
        </w:rPr>
        <w:t xml:space="preserve"> the </w:t>
      </w:r>
      <w:r w:rsidRPr="002F1CFD">
        <w:rPr>
          <w:rFonts w:ascii="Cambria" w:hAnsi="Cambria" w:cs="Calibri"/>
          <w:i/>
          <w:sz w:val="22"/>
        </w:rPr>
        <w:t>Budget Development</w:t>
      </w:r>
      <w:r w:rsidRPr="002F1CFD">
        <w:rPr>
          <w:rFonts w:ascii="Cambria" w:hAnsi="Cambria" w:cs="Calibri"/>
          <w:sz w:val="22"/>
        </w:rPr>
        <w:t xml:space="preserve"> module is found at Tips for Budget Development Users: </w:t>
      </w:r>
    </w:p>
    <w:p w14:paraId="33DEC79E" w14:textId="2827B44E" w:rsidR="00197CB8" w:rsidRPr="00197CB8" w:rsidRDefault="00211189" w:rsidP="00197CB8">
      <w:pPr>
        <w:shd w:val="clear" w:color="auto" w:fill="FFFFFF"/>
        <w:ind w:firstLine="720"/>
        <w:rPr>
          <w:rFonts w:ascii="Cambria" w:hAnsi="Cambria" w:cs="Tahoma"/>
          <w:color w:val="000000"/>
          <w:sz w:val="22"/>
          <w:szCs w:val="20"/>
        </w:rPr>
      </w:pPr>
      <w:hyperlink r:id="rId19" w:history="1">
        <w:r w:rsidR="00527AAB" w:rsidRPr="00EE48AA">
          <w:rPr>
            <w:rStyle w:val="Hyperlink"/>
            <w:rFonts w:ascii="Cambria" w:hAnsi="Cambria" w:cs="Tahoma"/>
            <w:sz w:val="22"/>
            <w:szCs w:val="20"/>
          </w:rPr>
          <w:t>https://cfo.uic.edu/about-us/budgetoffice/budget-details-fy/fy2022-budget/</w:t>
        </w:r>
      </w:hyperlink>
    </w:p>
    <w:p w14:paraId="5AE68550" w14:textId="60C30229" w:rsidR="00CD3F23" w:rsidRPr="00A43F6D" w:rsidRDefault="00CD3F23" w:rsidP="00A43F6D">
      <w:pPr>
        <w:ind w:left="360" w:firstLine="360"/>
        <w:outlineLvl w:val="0"/>
        <w:rPr>
          <w:rFonts w:ascii="Cambria" w:hAnsi="Cambria" w:cs="Calibri"/>
          <w:sz w:val="22"/>
        </w:rPr>
      </w:pPr>
      <w:r w:rsidRPr="00A43F6D">
        <w:rPr>
          <w:rFonts w:ascii="Cambria" w:hAnsi="Cambria" w:cs="Calibri"/>
          <w:sz w:val="22"/>
        </w:rPr>
        <w:t>Please note the following important reminders related to using the system:</w:t>
      </w:r>
    </w:p>
    <w:p w14:paraId="58954652" w14:textId="77777777" w:rsidR="00CD3F23" w:rsidRPr="008360A9" w:rsidRDefault="00CD3F23" w:rsidP="00CD3F23">
      <w:pPr>
        <w:pStyle w:val="ListParagraph"/>
        <w:outlineLvl w:val="0"/>
        <w:rPr>
          <w:rFonts w:ascii="Cambria" w:hAnsi="Cambria" w:cs="Calibri"/>
          <w:color w:val="0000FF"/>
          <w:sz w:val="22"/>
          <w:u w:val="single"/>
        </w:rPr>
      </w:pPr>
    </w:p>
    <w:p w14:paraId="71B7A615" w14:textId="77777777" w:rsidR="00CD3F23" w:rsidRPr="008360A9" w:rsidRDefault="00CD3F23" w:rsidP="001878C8">
      <w:pPr>
        <w:pStyle w:val="BodyText3"/>
        <w:numPr>
          <w:ilvl w:val="0"/>
          <w:numId w:val="6"/>
        </w:numPr>
        <w:ind w:left="1800"/>
        <w:jc w:val="both"/>
        <w:rPr>
          <w:rFonts w:ascii="Cambria" w:hAnsi="Cambria" w:cs="Calibri"/>
          <w:sz w:val="22"/>
          <w:szCs w:val="24"/>
        </w:rPr>
      </w:pPr>
      <w:r w:rsidRPr="008360A9">
        <w:rPr>
          <w:rFonts w:ascii="Cambria" w:hAnsi="Cambria" w:cs="Calibri"/>
          <w:sz w:val="22"/>
          <w:szCs w:val="24"/>
        </w:rPr>
        <w:t xml:space="preserve">If you need to add or remove access to the BDS, contact Alex Davidson at </w:t>
      </w:r>
      <w:hyperlink r:id="rId20" w:history="1">
        <w:r w:rsidRPr="008360A9">
          <w:rPr>
            <w:rStyle w:val="Hyperlink"/>
            <w:rFonts w:ascii="Cambria" w:hAnsi="Cambria" w:cs="Calibri"/>
            <w:sz w:val="22"/>
            <w:szCs w:val="24"/>
          </w:rPr>
          <w:t>adavids@uic.edu</w:t>
        </w:r>
      </w:hyperlink>
      <w:r w:rsidRPr="008360A9">
        <w:rPr>
          <w:rFonts w:ascii="Cambria" w:hAnsi="Cambria" w:cs="Calibri"/>
          <w:sz w:val="22"/>
          <w:szCs w:val="24"/>
        </w:rPr>
        <w:t xml:space="preserve">.  Please include the UIN, </w:t>
      </w:r>
      <w:proofErr w:type="spellStart"/>
      <w:r w:rsidRPr="008360A9">
        <w:rPr>
          <w:rFonts w:ascii="Cambria" w:hAnsi="Cambria" w:cs="Calibri"/>
          <w:sz w:val="22"/>
          <w:szCs w:val="24"/>
        </w:rPr>
        <w:t>NetID</w:t>
      </w:r>
      <w:proofErr w:type="spellEnd"/>
      <w:r w:rsidRPr="008360A9">
        <w:rPr>
          <w:rFonts w:ascii="Cambria" w:hAnsi="Cambria" w:cs="Calibri"/>
          <w:sz w:val="22"/>
          <w:szCs w:val="24"/>
        </w:rPr>
        <w:t>, type of access (view only, edit), and the organizational codes the employee will need to access.</w:t>
      </w:r>
    </w:p>
    <w:p w14:paraId="2D6B5BDB" w14:textId="1D51D2F8" w:rsidR="00CD3F23" w:rsidRPr="008360A9" w:rsidRDefault="00CD3F23" w:rsidP="001878C8">
      <w:pPr>
        <w:pStyle w:val="BodyText3"/>
        <w:numPr>
          <w:ilvl w:val="0"/>
          <w:numId w:val="6"/>
        </w:numPr>
        <w:ind w:left="1800"/>
        <w:jc w:val="both"/>
        <w:rPr>
          <w:rFonts w:ascii="Cambria" w:hAnsi="Cambria" w:cs="Calibri"/>
          <w:sz w:val="22"/>
          <w:szCs w:val="24"/>
        </w:rPr>
      </w:pPr>
      <w:r w:rsidRPr="008360A9">
        <w:rPr>
          <w:rFonts w:ascii="Cambria" w:hAnsi="Cambria" w:cs="Calibri"/>
          <w:sz w:val="22"/>
          <w:szCs w:val="24"/>
        </w:rPr>
        <w:t>Make sure to use the correct state fund: use 1000</w:t>
      </w:r>
      <w:r>
        <w:rPr>
          <w:rFonts w:ascii="Cambria" w:hAnsi="Cambria" w:cs="Calibri"/>
          <w:sz w:val="22"/>
          <w:szCs w:val="24"/>
        </w:rPr>
        <w:t>2</w:t>
      </w:r>
      <w:r w:rsidR="00B5620E">
        <w:rPr>
          <w:rFonts w:ascii="Cambria" w:hAnsi="Cambria" w:cs="Calibri"/>
          <w:sz w:val="22"/>
          <w:szCs w:val="24"/>
        </w:rPr>
        <w:t>1</w:t>
      </w:r>
      <w:r w:rsidRPr="008360A9">
        <w:rPr>
          <w:rFonts w:ascii="Cambria" w:hAnsi="Cambria" w:cs="Calibri"/>
          <w:sz w:val="22"/>
          <w:szCs w:val="24"/>
        </w:rPr>
        <w:t xml:space="preserve"> for State funds that have been previously budgeted; </w:t>
      </w:r>
      <w:r w:rsidRPr="00301B75">
        <w:rPr>
          <w:rFonts w:ascii="Cambria" w:hAnsi="Cambria" w:cs="Calibri"/>
          <w:b/>
          <w:i/>
          <w:color w:val="FF0000"/>
          <w:sz w:val="22"/>
          <w:szCs w:val="24"/>
        </w:rPr>
        <w:t>only</w:t>
      </w:r>
      <w:r w:rsidRPr="00301B75">
        <w:rPr>
          <w:rFonts w:ascii="Cambria" w:hAnsi="Cambria" w:cs="Calibri"/>
          <w:color w:val="FF0000"/>
          <w:sz w:val="22"/>
          <w:szCs w:val="24"/>
        </w:rPr>
        <w:t xml:space="preserve"> </w:t>
      </w:r>
      <w:r w:rsidRPr="008360A9">
        <w:rPr>
          <w:rFonts w:ascii="Cambria" w:hAnsi="Cambria" w:cs="Calibri"/>
          <w:sz w:val="22"/>
          <w:szCs w:val="24"/>
        </w:rPr>
        <w:t>use 10002</w:t>
      </w:r>
      <w:r w:rsidR="00B5620E">
        <w:rPr>
          <w:rFonts w:ascii="Cambria" w:hAnsi="Cambria" w:cs="Calibri"/>
          <w:sz w:val="22"/>
          <w:szCs w:val="24"/>
        </w:rPr>
        <w:t>2</w:t>
      </w:r>
      <w:r w:rsidRPr="008360A9">
        <w:rPr>
          <w:rFonts w:ascii="Cambria" w:hAnsi="Cambria" w:cs="Calibri"/>
          <w:sz w:val="22"/>
          <w:szCs w:val="24"/>
        </w:rPr>
        <w:t xml:space="preserve"> if a unit has never had a permanent State budget in the Budget Development System.</w:t>
      </w:r>
    </w:p>
    <w:p w14:paraId="0AAFAD83" w14:textId="77777777" w:rsidR="00CD3F23" w:rsidRPr="008360A9" w:rsidRDefault="00CD3F23" w:rsidP="001878C8">
      <w:pPr>
        <w:pStyle w:val="BodyText3"/>
        <w:numPr>
          <w:ilvl w:val="0"/>
          <w:numId w:val="6"/>
        </w:numPr>
        <w:ind w:left="1800"/>
        <w:jc w:val="both"/>
        <w:rPr>
          <w:rFonts w:ascii="Cambria" w:hAnsi="Cambria" w:cs="Calibri"/>
          <w:sz w:val="22"/>
          <w:szCs w:val="24"/>
        </w:rPr>
      </w:pPr>
      <w:r w:rsidRPr="008360A9">
        <w:rPr>
          <w:rFonts w:ascii="Cambria" w:hAnsi="Cambria" w:cs="Calibri"/>
          <w:sz w:val="22"/>
          <w:szCs w:val="24"/>
        </w:rPr>
        <w:t xml:space="preserve">Please do not modify Institutional budgets (ICR and Administrative Allowances).  Budget and Financial Analysis has set those budgets centrally.  Please contact your assigned BFA staff member if you need to modify any </w:t>
      </w:r>
      <w:r>
        <w:rPr>
          <w:rFonts w:ascii="Cambria" w:hAnsi="Cambria" w:cs="Calibri"/>
          <w:sz w:val="22"/>
          <w:szCs w:val="24"/>
        </w:rPr>
        <w:t>i</w:t>
      </w:r>
      <w:r w:rsidRPr="008360A9">
        <w:rPr>
          <w:rFonts w:ascii="Cambria" w:hAnsi="Cambria" w:cs="Calibri"/>
          <w:sz w:val="22"/>
          <w:szCs w:val="24"/>
        </w:rPr>
        <w:t xml:space="preserve">nstitutional </w:t>
      </w:r>
      <w:r>
        <w:rPr>
          <w:rFonts w:ascii="Cambria" w:hAnsi="Cambria" w:cs="Calibri"/>
          <w:sz w:val="22"/>
          <w:szCs w:val="24"/>
        </w:rPr>
        <w:t xml:space="preserve">fund </w:t>
      </w:r>
      <w:r w:rsidRPr="008360A9">
        <w:rPr>
          <w:rFonts w:ascii="Cambria" w:hAnsi="Cambria" w:cs="Calibri"/>
          <w:sz w:val="22"/>
          <w:szCs w:val="24"/>
        </w:rPr>
        <w:t>budgets.</w:t>
      </w:r>
    </w:p>
    <w:p w14:paraId="10A042F9" w14:textId="77777777" w:rsidR="00CD3F23" w:rsidRPr="008360A9" w:rsidRDefault="00CD3F23" w:rsidP="001878C8">
      <w:pPr>
        <w:pStyle w:val="BodyText3"/>
        <w:numPr>
          <w:ilvl w:val="0"/>
          <w:numId w:val="6"/>
        </w:numPr>
        <w:ind w:left="1800"/>
        <w:jc w:val="both"/>
        <w:rPr>
          <w:rFonts w:ascii="Cambria" w:hAnsi="Cambria" w:cs="Calibri"/>
          <w:sz w:val="22"/>
          <w:szCs w:val="24"/>
        </w:rPr>
      </w:pPr>
      <w:r w:rsidRPr="008360A9">
        <w:rPr>
          <w:rFonts w:ascii="Cambria" w:hAnsi="Cambria" w:cs="Calibri"/>
          <w:sz w:val="22"/>
          <w:szCs w:val="24"/>
        </w:rPr>
        <w:t xml:space="preserve">Remember to use only the permanent duration code, all budget entries must be whole dollar amounts, and negative budgets are not allowed.  </w:t>
      </w:r>
    </w:p>
    <w:p w14:paraId="6F360FC3" w14:textId="0DBAD7A9" w:rsidR="00CD3F23" w:rsidRDefault="00CD3F23" w:rsidP="001878C8">
      <w:pPr>
        <w:pStyle w:val="BodyText3"/>
        <w:numPr>
          <w:ilvl w:val="0"/>
          <w:numId w:val="6"/>
        </w:numPr>
        <w:ind w:left="1800"/>
        <w:jc w:val="both"/>
        <w:rPr>
          <w:rFonts w:ascii="Cambria" w:hAnsi="Cambria" w:cs="Calibri"/>
          <w:sz w:val="22"/>
          <w:szCs w:val="24"/>
        </w:rPr>
      </w:pPr>
      <w:r w:rsidRPr="008360A9">
        <w:rPr>
          <w:rFonts w:ascii="Cambria" w:hAnsi="Cambria" w:cs="Calibri"/>
          <w:sz w:val="22"/>
          <w:szCs w:val="24"/>
        </w:rPr>
        <w:t xml:space="preserve">Once Budget Development is complete for all of the units within your College/Administrative Unit, please notify </w:t>
      </w:r>
      <w:r w:rsidRPr="0009024F">
        <w:rPr>
          <w:rFonts w:ascii="Cambria" w:hAnsi="Cambria" w:cs="Calibri"/>
          <w:sz w:val="22"/>
          <w:szCs w:val="24"/>
        </w:rPr>
        <w:t>Mark McClellan</w:t>
      </w:r>
      <w:r w:rsidRPr="008360A9">
        <w:rPr>
          <w:rFonts w:ascii="Cambria" w:hAnsi="Cambria" w:cs="Calibri"/>
          <w:sz w:val="22"/>
          <w:szCs w:val="24"/>
        </w:rPr>
        <w:t xml:space="preserve"> at </w:t>
      </w:r>
      <w:hyperlink r:id="rId21" w:history="1">
        <w:r w:rsidRPr="008360A9">
          <w:rPr>
            <w:rStyle w:val="Hyperlink"/>
            <w:rFonts w:ascii="Cambria" w:hAnsi="Cambria" w:cs="Calibri"/>
            <w:sz w:val="22"/>
            <w:szCs w:val="24"/>
          </w:rPr>
          <w:t>mmccle1@uic.edu</w:t>
        </w:r>
      </w:hyperlink>
      <w:r w:rsidRPr="008360A9">
        <w:rPr>
          <w:rFonts w:ascii="Cambria" w:hAnsi="Cambria" w:cs="Calibri"/>
          <w:sz w:val="22"/>
          <w:szCs w:val="24"/>
        </w:rPr>
        <w:t>.  He will “lock” your unit at that time, which prevents further modification of budgets.</w:t>
      </w:r>
    </w:p>
    <w:p w14:paraId="3D11320E" w14:textId="41C36AA0" w:rsidR="00B5620E" w:rsidRDefault="00B5620E" w:rsidP="00227C5F">
      <w:pPr>
        <w:pStyle w:val="BodyText3"/>
        <w:jc w:val="both"/>
        <w:rPr>
          <w:rFonts w:ascii="Cambria" w:hAnsi="Cambria" w:cs="Calibri"/>
          <w:sz w:val="22"/>
          <w:szCs w:val="24"/>
        </w:rPr>
      </w:pPr>
    </w:p>
    <w:p w14:paraId="184BDCE5" w14:textId="77777777" w:rsidR="00B5620E" w:rsidRPr="008360A9" w:rsidRDefault="00B5620E" w:rsidP="00CD3F23">
      <w:pPr>
        <w:pStyle w:val="BodyText3"/>
        <w:ind w:left="1800"/>
        <w:jc w:val="both"/>
        <w:rPr>
          <w:rFonts w:ascii="Cambria" w:hAnsi="Cambria" w:cs="Calibri"/>
          <w:sz w:val="22"/>
          <w:szCs w:val="24"/>
        </w:rPr>
      </w:pPr>
    </w:p>
    <w:p w14:paraId="65D944BE" w14:textId="1F866BFE" w:rsidR="00D1214F" w:rsidRPr="00CD3F23" w:rsidRDefault="00D1214F" w:rsidP="00B63A5C">
      <w:pPr>
        <w:pStyle w:val="ListParagraph"/>
        <w:numPr>
          <w:ilvl w:val="0"/>
          <w:numId w:val="2"/>
        </w:numPr>
        <w:outlineLvl w:val="0"/>
        <w:rPr>
          <w:rFonts w:ascii="Cambria" w:hAnsi="Cambria" w:cs="Calibri"/>
          <w:b/>
          <w:sz w:val="22"/>
        </w:rPr>
      </w:pPr>
      <w:r w:rsidRPr="00CD3F23">
        <w:rPr>
          <w:rFonts w:ascii="Cambria" w:hAnsi="Cambria" w:cs="Calibri"/>
          <w:b/>
          <w:sz w:val="22"/>
        </w:rPr>
        <w:t>Budget Contacts</w:t>
      </w:r>
      <w:bookmarkEnd w:id="13"/>
      <w:r w:rsidR="00791B1E" w:rsidRPr="00CD3F23">
        <w:rPr>
          <w:rFonts w:ascii="Cambria" w:hAnsi="Cambria" w:cs="Calibri"/>
          <w:sz w:val="22"/>
        </w:rPr>
        <w:t xml:space="preserve"> </w:t>
      </w:r>
      <w:r w:rsidR="00FD46BD" w:rsidRPr="00CD3F23">
        <w:rPr>
          <w:rFonts w:ascii="Cambria" w:hAnsi="Cambria" w:cs="Calibri"/>
          <w:sz w:val="22"/>
        </w:rPr>
        <w:t xml:space="preserve"> </w:t>
      </w:r>
    </w:p>
    <w:p w14:paraId="5B2F0F67" w14:textId="77777777" w:rsidR="00017213" w:rsidRPr="00221BBA" w:rsidRDefault="00017213" w:rsidP="00017213">
      <w:pPr>
        <w:pStyle w:val="BodyText3"/>
        <w:rPr>
          <w:rFonts w:ascii="Cambria" w:hAnsi="Cambria" w:cs="Calibri"/>
          <w:sz w:val="22"/>
          <w:szCs w:val="24"/>
        </w:rPr>
      </w:pPr>
    </w:p>
    <w:tbl>
      <w:tblPr>
        <w:tblW w:w="9362" w:type="dxa"/>
        <w:tblLayout w:type="fixed"/>
        <w:tblCellMar>
          <w:left w:w="30" w:type="dxa"/>
          <w:right w:w="30" w:type="dxa"/>
        </w:tblCellMar>
        <w:tblLook w:val="0000" w:firstRow="0" w:lastRow="0" w:firstColumn="0" w:lastColumn="0" w:noHBand="0" w:noVBand="0"/>
      </w:tblPr>
      <w:tblGrid>
        <w:gridCol w:w="2430"/>
        <w:gridCol w:w="90"/>
        <w:gridCol w:w="584"/>
        <w:gridCol w:w="3196"/>
        <w:gridCol w:w="180"/>
        <w:gridCol w:w="810"/>
        <w:gridCol w:w="77"/>
        <w:gridCol w:w="1093"/>
        <w:gridCol w:w="902"/>
      </w:tblGrid>
      <w:tr w:rsidR="00017213" w:rsidRPr="00221BBA" w14:paraId="5797BD08" w14:textId="77777777" w:rsidTr="004B1427">
        <w:trPr>
          <w:trHeight w:val="256"/>
        </w:trPr>
        <w:tc>
          <w:tcPr>
            <w:tcW w:w="8460" w:type="dxa"/>
            <w:gridSpan w:val="8"/>
          </w:tcPr>
          <w:p w14:paraId="376ECF37" w14:textId="77777777" w:rsidR="00017213" w:rsidRPr="00221BBA" w:rsidRDefault="00017213" w:rsidP="00DD1C75">
            <w:pPr>
              <w:rPr>
                <w:rFonts w:ascii="Cambria" w:hAnsi="Cambria" w:cs="Calibri"/>
                <w:snapToGrid w:val="0"/>
                <w:color w:val="000000"/>
                <w:sz w:val="22"/>
              </w:rPr>
            </w:pPr>
            <w:r w:rsidRPr="00221BBA">
              <w:rPr>
                <w:rFonts w:ascii="Cambria" w:hAnsi="Cambria" w:cs="Calibri"/>
                <w:snapToGrid w:val="0"/>
                <w:color w:val="000000"/>
                <w:sz w:val="22"/>
              </w:rPr>
              <w:t>Please direct questions to the following units/individuals, based on subject matter:</w:t>
            </w:r>
          </w:p>
        </w:tc>
        <w:tc>
          <w:tcPr>
            <w:tcW w:w="902" w:type="dxa"/>
          </w:tcPr>
          <w:p w14:paraId="311040EE" w14:textId="77777777" w:rsidR="00017213" w:rsidRPr="00221BBA" w:rsidRDefault="00017213" w:rsidP="00DD1C75">
            <w:pPr>
              <w:jc w:val="right"/>
              <w:rPr>
                <w:rFonts w:ascii="Cambria" w:hAnsi="Cambria" w:cs="Calibri"/>
                <w:snapToGrid w:val="0"/>
                <w:color w:val="000000"/>
                <w:sz w:val="22"/>
              </w:rPr>
            </w:pPr>
          </w:p>
        </w:tc>
      </w:tr>
      <w:tr w:rsidR="00017213" w:rsidRPr="00221BBA" w14:paraId="739BE25D" w14:textId="77777777" w:rsidTr="00690D44">
        <w:trPr>
          <w:trHeight w:val="256"/>
        </w:trPr>
        <w:tc>
          <w:tcPr>
            <w:tcW w:w="3104" w:type="dxa"/>
            <w:gridSpan w:val="3"/>
          </w:tcPr>
          <w:p w14:paraId="733BBC30" w14:textId="77777777" w:rsidR="00017213" w:rsidRPr="00221BBA" w:rsidRDefault="00017213" w:rsidP="00DD1C75">
            <w:pPr>
              <w:jc w:val="right"/>
              <w:rPr>
                <w:rFonts w:ascii="Cambria" w:hAnsi="Cambria" w:cs="Calibri"/>
                <w:snapToGrid w:val="0"/>
                <w:color w:val="000000"/>
                <w:sz w:val="22"/>
              </w:rPr>
            </w:pPr>
          </w:p>
        </w:tc>
        <w:tc>
          <w:tcPr>
            <w:tcW w:w="3376" w:type="dxa"/>
            <w:gridSpan w:val="2"/>
          </w:tcPr>
          <w:p w14:paraId="55AF66EF" w14:textId="77777777" w:rsidR="00017213" w:rsidRPr="00221BBA" w:rsidRDefault="00017213" w:rsidP="00DD1C75">
            <w:pPr>
              <w:jc w:val="right"/>
              <w:rPr>
                <w:rFonts w:ascii="Cambria" w:hAnsi="Cambria" w:cs="Calibri"/>
                <w:snapToGrid w:val="0"/>
                <w:color w:val="000000"/>
                <w:sz w:val="22"/>
              </w:rPr>
            </w:pPr>
          </w:p>
        </w:tc>
        <w:tc>
          <w:tcPr>
            <w:tcW w:w="887" w:type="dxa"/>
            <w:gridSpan w:val="2"/>
          </w:tcPr>
          <w:p w14:paraId="450CD570" w14:textId="77777777" w:rsidR="00017213" w:rsidRPr="00221BBA" w:rsidRDefault="00017213" w:rsidP="00DD1C75">
            <w:pPr>
              <w:jc w:val="right"/>
              <w:rPr>
                <w:rFonts w:ascii="Cambria" w:hAnsi="Cambria" w:cs="Calibri"/>
                <w:snapToGrid w:val="0"/>
                <w:color w:val="000000"/>
                <w:sz w:val="22"/>
              </w:rPr>
            </w:pPr>
          </w:p>
        </w:tc>
        <w:tc>
          <w:tcPr>
            <w:tcW w:w="1995" w:type="dxa"/>
            <w:gridSpan w:val="2"/>
          </w:tcPr>
          <w:p w14:paraId="1864F1C5" w14:textId="77777777" w:rsidR="00017213" w:rsidRPr="00221BBA" w:rsidRDefault="00017213" w:rsidP="00DD1C75">
            <w:pPr>
              <w:jc w:val="right"/>
              <w:rPr>
                <w:rFonts w:ascii="Cambria" w:hAnsi="Cambria" w:cs="Calibri"/>
                <w:snapToGrid w:val="0"/>
                <w:color w:val="000000"/>
                <w:sz w:val="22"/>
              </w:rPr>
            </w:pPr>
          </w:p>
        </w:tc>
      </w:tr>
      <w:tr w:rsidR="00017213" w:rsidRPr="00221BBA" w14:paraId="177B2BD3" w14:textId="77777777" w:rsidTr="004F04C5">
        <w:trPr>
          <w:trHeight w:val="288"/>
        </w:trPr>
        <w:tc>
          <w:tcPr>
            <w:tcW w:w="2520" w:type="dxa"/>
            <w:gridSpan w:val="2"/>
          </w:tcPr>
          <w:p w14:paraId="3E47F4C8" w14:textId="77777777" w:rsidR="00017213" w:rsidRPr="00221BBA" w:rsidRDefault="00017213" w:rsidP="00DD1C75">
            <w:pPr>
              <w:rPr>
                <w:rFonts w:ascii="Cambria" w:hAnsi="Cambria" w:cs="Calibri"/>
                <w:b/>
                <w:snapToGrid w:val="0"/>
                <w:color w:val="000000"/>
                <w:sz w:val="22"/>
                <w:u w:val="single"/>
              </w:rPr>
            </w:pPr>
            <w:r w:rsidRPr="00221BBA">
              <w:rPr>
                <w:rFonts w:ascii="Cambria" w:hAnsi="Cambria" w:cs="Calibri"/>
                <w:b/>
                <w:snapToGrid w:val="0"/>
                <w:color w:val="000000"/>
                <w:sz w:val="22"/>
                <w:u w:val="single"/>
              </w:rPr>
              <w:t>Subject Matter:</w:t>
            </w:r>
          </w:p>
        </w:tc>
        <w:tc>
          <w:tcPr>
            <w:tcW w:w="3780" w:type="dxa"/>
            <w:gridSpan w:val="2"/>
          </w:tcPr>
          <w:p w14:paraId="6986852E" w14:textId="77777777" w:rsidR="00017213" w:rsidRPr="00221BBA" w:rsidRDefault="00017213" w:rsidP="00DD1C75">
            <w:pPr>
              <w:rPr>
                <w:rFonts w:ascii="Cambria" w:hAnsi="Cambria" w:cs="Calibri"/>
                <w:b/>
                <w:snapToGrid w:val="0"/>
                <w:color w:val="000000"/>
                <w:sz w:val="22"/>
                <w:u w:val="single"/>
              </w:rPr>
            </w:pPr>
            <w:r w:rsidRPr="00221BBA">
              <w:rPr>
                <w:rFonts w:ascii="Cambria" w:hAnsi="Cambria" w:cs="Calibri"/>
                <w:b/>
                <w:snapToGrid w:val="0"/>
                <w:color w:val="000000"/>
                <w:sz w:val="22"/>
                <w:u w:val="single"/>
              </w:rPr>
              <w:t>Contact:</w:t>
            </w:r>
            <w:r w:rsidR="00CF62C9" w:rsidRPr="00221BBA">
              <w:rPr>
                <w:rFonts w:ascii="Cambria" w:hAnsi="Cambria" w:cs="Calibri"/>
                <w:b/>
                <w:snapToGrid w:val="0"/>
                <w:color w:val="000000"/>
                <w:sz w:val="22"/>
                <w:u w:val="single"/>
              </w:rPr>
              <w:t xml:space="preserve">                                         </w:t>
            </w:r>
          </w:p>
        </w:tc>
        <w:tc>
          <w:tcPr>
            <w:tcW w:w="990" w:type="dxa"/>
            <w:gridSpan w:val="2"/>
          </w:tcPr>
          <w:p w14:paraId="68B01E75" w14:textId="77777777" w:rsidR="00017213" w:rsidRPr="00221BBA" w:rsidRDefault="004073C1" w:rsidP="00F960BE">
            <w:pPr>
              <w:rPr>
                <w:rFonts w:ascii="Cambria" w:hAnsi="Cambria" w:cs="Calibri"/>
                <w:b/>
                <w:snapToGrid w:val="0"/>
                <w:color w:val="000000"/>
                <w:sz w:val="22"/>
                <w:u w:val="single"/>
              </w:rPr>
            </w:pPr>
            <w:r w:rsidRPr="00221BBA">
              <w:rPr>
                <w:rFonts w:ascii="Cambria" w:hAnsi="Cambria" w:cs="Calibri"/>
                <w:b/>
                <w:snapToGrid w:val="0"/>
                <w:color w:val="000000"/>
                <w:sz w:val="22"/>
              </w:rPr>
              <w:t xml:space="preserve">  </w:t>
            </w:r>
            <w:r w:rsidR="00F960BE" w:rsidRPr="00221BBA">
              <w:rPr>
                <w:rFonts w:ascii="Cambria" w:hAnsi="Cambria" w:cs="Calibri"/>
                <w:b/>
                <w:snapToGrid w:val="0"/>
                <w:color w:val="000000"/>
                <w:sz w:val="22"/>
                <w:u w:val="single"/>
              </w:rPr>
              <w:t>Ph</w:t>
            </w:r>
            <w:r w:rsidRPr="00221BBA">
              <w:rPr>
                <w:rFonts w:ascii="Cambria" w:hAnsi="Cambria" w:cs="Calibri"/>
                <w:b/>
                <w:snapToGrid w:val="0"/>
                <w:color w:val="000000"/>
                <w:sz w:val="22"/>
                <w:u w:val="single"/>
              </w:rPr>
              <w:t>one</w:t>
            </w:r>
            <w:r w:rsidR="00017213" w:rsidRPr="00221BBA">
              <w:rPr>
                <w:rFonts w:ascii="Cambria" w:hAnsi="Cambria" w:cs="Calibri"/>
                <w:b/>
                <w:snapToGrid w:val="0"/>
                <w:color w:val="000000"/>
                <w:sz w:val="22"/>
                <w:u w:val="single"/>
              </w:rPr>
              <w:t>:</w:t>
            </w:r>
          </w:p>
        </w:tc>
        <w:tc>
          <w:tcPr>
            <w:tcW w:w="2072" w:type="dxa"/>
            <w:gridSpan w:val="3"/>
          </w:tcPr>
          <w:p w14:paraId="478D6C29" w14:textId="77777777" w:rsidR="00017213" w:rsidRPr="00221BBA" w:rsidRDefault="00017213" w:rsidP="00DD1C75">
            <w:pPr>
              <w:rPr>
                <w:rFonts w:ascii="Cambria" w:hAnsi="Cambria" w:cs="Calibri"/>
                <w:b/>
                <w:snapToGrid w:val="0"/>
                <w:color w:val="000000"/>
                <w:sz w:val="22"/>
                <w:u w:val="single"/>
              </w:rPr>
            </w:pPr>
            <w:r w:rsidRPr="00221BBA">
              <w:rPr>
                <w:rFonts w:ascii="Cambria" w:hAnsi="Cambria" w:cs="Calibri"/>
                <w:b/>
                <w:snapToGrid w:val="0"/>
                <w:color w:val="000000"/>
                <w:sz w:val="22"/>
                <w:u w:val="single"/>
              </w:rPr>
              <w:t>E-mail:</w:t>
            </w:r>
          </w:p>
        </w:tc>
      </w:tr>
      <w:tr w:rsidR="00B63A5C" w:rsidRPr="00221BBA" w14:paraId="76124948" w14:textId="77777777" w:rsidTr="00696952">
        <w:trPr>
          <w:trHeight w:val="1062"/>
        </w:trPr>
        <w:tc>
          <w:tcPr>
            <w:tcW w:w="2430" w:type="dxa"/>
          </w:tcPr>
          <w:p w14:paraId="6E552968" w14:textId="77777777" w:rsidR="00B63A5C" w:rsidRPr="00221BBA" w:rsidRDefault="00B63A5C" w:rsidP="00696952">
            <w:pPr>
              <w:rPr>
                <w:rFonts w:ascii="Cambria" w:hAnsi="Cambria" w:cs="Calibri"/>
                <w:snapToGrid w:val="0"/>
                <w:color w:val="000000"/>
                <w:sz w:val="22"/>
              </w:rPr>
            </w:pPr>
            <w:r w:rsidRPr="00221BBA">
              <w:rPr>
                <w:rFonts w:ascii="Cambria" w:hAnsi="Cambria" w:cs="Calibri"/>
                <w:snapToGrid w:val="0"/>
                <w:color w:val="000000"/>
                <w:sz w:val="22"/>
              </w:rPr>
              <w:t>Budget Guidelines &amp; Allocations</w:t>
            </w:r>
          </w:p>
        </w:tc>
        <w:tc>
          <w:tcPr>
            <w:tcW w:w="3870" w:type="dxa"/>
            <w:gridSpan w:val="3"/>
          </w:tcPr>
          <w:p w14:paraId="5422724A" w14:textId="77777777" w:rsidR="00B63A5C" w:rsidRPr="00221BBA" w:rsidRDefault="00B63A5C" w:rsidP="00696952">
            <w:pPr>
              <w:rPr>
                <w:rFonts w:ascii="Cambria" w:hAnsi="Cambria" w:cs="Calibri"/>
                <w:snapToGrid w:val="0"/>
                <w:color w:val="000000"/>
                <w:sz w:val="22"/>
              </w:rPr>
            </w:pPr>
            <w:r>
              <w:rPr>
                <w:rFonts w:ascii="Cambria" w:hAnsi="Cambria" w:cs="Calibri"/>
                <w:snapToGrid w:val="0"/>
                <w:color w:val="000000"/>
                <w:sz w:val="22"/>
              </w:rPr>
              <w:t>Michael Moss</w:t>
            </w:r>
            <w:r w:rsidRPr="00221BBA">
              <w:rPr>
                <w:rFonts w:ascii="Cambria" w:hAnsi="Cambria" w:cs="Calibri"/>
                <w:snapToGrid w:val="0"/>
                <w:color w:val="000000"/>
                <w:sz w:val="22"/>
              </w:rPr>
              <w:t>, Assistant Chancellor</w:t>
            </w:r>
            <w:r>
              <w:rPr>
                <w:rFonts w:ascii="Cambria" w:hAnsi="Cambria" w:cs="Calibri"/>
                <w:snapToGrid w:val="0"/>
                <w:color w:val="000000"/>
                <w:sz w:val="22"/>
              </w:rPr>
              <w:t xml:space="preserve"> </w:t>
            </w:r>
          </w:p>
          <w:p w14:paraId="3DD85AF1" w14:textId="77777777" w:rsidR="00B63A5C" w:rsidRDefault="00B63A5C" w:rsidP="00696952">
            <w:pPr>
              <w:rPr>
                <w:rFonts w:ascii="Cambria" w:hAnsi="Cambria" w:cs="Calibri"/>
                <w:snapToGrid w:val="0"/>
                <w:color w:val="000000"/>
                <w:sz w:val="22"/>
              </w:rPr>
            </w:pPr>
            <w:r>
              <w:rPr>
                <w:rFonts w:ascii="Cambria" w:hAnsi="Cambria" w:cs="Calibri"/>
                <w:snapToGrid w:val="0"/>
                <w:color w:val="000000"/>
                <w:sz w:val="22"/>
              </w:rPr>
              <w:t xml:space="preserve">Colleen Kehoe, Associate Director     </w:t>
            </w:r>
          </w:p>
          <w:p w14:paraId="5D78191D" w14:textId="77777777" w:rsidR="00B63A5C" w:rsidRPr="00493167" w:rsidRDefault="00B63A5C" w:rsidP="00B63A5C">
            <w:pPr>
              <w:rPr>
                <w:rFonts w:ascii="Cambria" w:hAnsi="Cambria" w:cs="Calibri"/>
                <w:snapToGrid w:val="0"/>
                <w:color w:val="000000"/>
                <w:sz w:val="22"/>
              </w:rPr>
            </w:pPr>
            <w:r>
              <w:rPr>
                <w:rFonts w:ascii="Cambria" w:hAnsi="Cambria" w:cs="Calibri"/>
                <w:snapToGrid w:val="0"/>
                <w:color w:val="000000"/>
                <w:sz w:val="22"/>
              </w:rPr>
              <w:t>Tracy Sikorski</w:t>
            </w:r>
            <w:r w:rsidRPr="00493167">
              <w:rPr>
                <w:rFonts w:ascii="Cambria" w:hAnsi="Cambria" w:cs="Calibri"/>
                <w:snapToGrid w:val="0"/>
                <w:color w:val="000000"/>
                <w:sz w:val="22"/>
              </w:rPr>
              <w:t>, Associate Director</w:t>
            </w:r>
          </w:p>
          <w:p w14:paraId="4887764C" w14:textId="3EF11A32" w:rsidR="00B63A5C" w:rsidRPr="00221BBA" w:rsidRDefault="00AA5DD7" w:rsidP="00696952">
            <w:pPr>
              <w:rPr>
                <w:rFonts w:ascii="Cambria" w:hAnsi="Cambria" w:cs="Calibri"/>
                <w:snapToGrid w:val="0"/>
                <w:color w:val="000000"/>
                <w:sz w:val="22"/>
              </w:rPr>
            </w:pPr>
            <w:r w:rsidRPr="00221BBA">
              <w:rPr>
                <w:rFonts w:ascii="Cambria" w:hAnsi="Cambria" w:cs="Calibri"/>
                <w:snapToGrid w:val="0"/>
                <w:color w:val="000000"/>
                <w:sz w:val="22"/>
              </w:rPr>
              <w:t xml:space="preserve">Mark McClellan, Associate </w:t>
            </w:r>
            <w:r w:rsidRPr="00221BBA">
              <w:rPr>
                <w:rFonts w:ascii="Cambria" w:hAnsi="Cambria"/>
                <w:sz w:val="22"/>
              </w:rPr>
              <w:t>Director</w:t>
            </w:r>
          </w:p>
        </w:tc>
        <w:tc>
          <w:tcPr>
            <w:tcW w:w="990" w:type="dxa"/>
            <w:gridSpan w:val="2"/>
          </w:tcPr>
          <w:p w14:paraId="0FD20D4A" w14:textId="77777777" w:rsidR="00B63A5C" w:rsidRPr="00221BBA" w:rsidRDefault="00B63A5C" w:rsidP="00696952">
            <w:pPr>
              <w:jc w:val="center"/>
              <w:rPr>
                <w:rFonts w:ascii="Cambria" w:hAnsi="Cambria" w:cs="Calibri"/>
                <w:snapToGrid w:val="0"/>
                <w:color w:val="000000"/>
              </w:rPr>
            </w:pPr>
            <w:r w:rsidRPr="00221BBA">
              <w:rPr>
                <w:rFonts w:ascii="Cambria" w:hAnsi="Cambria" w:cs="Calibri"/>
                <w:snapToGrid w:val="0"/>
                <w:color w:val="000000"/>
              </w:rPr>
              <w:t>3-3620</w:t>
            </w:r>
          </w:p>
          <w:p w14:paraId="085494E5" w14:textId="77777777" w:rsidR="00B63A5C" w:rsidRPr="00221BBA" w:rsidRDefault="00B63A5C" w:rsidP="00696952">
            <w:pPr>
              <w:rPr>
                <w:rFonts w:ascii="Cambria" w:hAnsi="Cambria" w:cs="Calibri"/>
              </w:rPr>
            </w:pPr>
            <w:r>
              <w:rPr>
                <w:rFonts w:ascii="Cambria" w:hAnsi="Cambria" w:cs="Calibri"/>
              </w:rPr>
              <w:t xml:space="preserve">   3-4211</w:t>
            </w:r>
          </w:p>
          <w:p w14:paraId="6BDECE7A" w14:textId="77777777" w:rsidR="00AA5DD7" w:rsidRDefault="003B5C96" w:rsidP="00301B75">
            <w:pPr>
              <w:rPr>
                <w:rFonts w:ascii="Cambria" w:hAnsi="Cambria" w:cs="Calibri"/>
              </w:rPr>
            </w:pPr>
            <w:r>
              <w:rPr>
                <w:rFonts w:ascii="Cambria" w:hAnsi="Cambria" w:cs="Calibri"/>
              </w:rPr>
              <w:t xml:space="preserve">   3-3623</w:t>
            </w:r>
          </w:p>
          <w:p w14:paraId="2FE0D3D5" w14:textId="2F03F630" w:rsidR="00B63A5C" w:rsidRPr="00221BBA" w:rsidRDefault="00AA5DD7" w:rsidP="00301B75">
            <w:pPr>
              <w:rPr>
                <w:rFonts w:ascii="Cambria" w:hAnsi="Cambria" w:cs="Calibri"/>
              </w:rPr>
            </w:pPr>
            <w:r>
              <w:rPr>
                <w:rFonts w:ascii="Cambria" w:hAnsi="Cambria" w:cs="Calibri"/>
              </w:rPr>
              <w:t xml:space="preserve">   3-5370</w:t>
            </w:r>
          </w:p>
        </w:tc>
        <w:tc>
          <w:tcPr>
            <w:tcW w:w="2072" w:type="dxa"/>
            <w:gridSpan w:val="3"/>
          </w:tcPr>
          <w:p w14:paraId="5F2B6686" w14:textId="77777777" w:rsidR="00B63A5C" w:rsidRPr="00221BBA" w:rsidRDefault="00211189" w:rsidP="00696952">
            <w:pPr>
              <w:rPr>
                <w:rFonts w:ascii="Cambria" w:hAnsi="Cambria" w:cs="Calibri"/>
                <w:snapToGrid w:val="0"/>
                <w:color w:val="000000"/>
              </w:rPr>
            </w:pPr>
            <w:hyperlink r:id="rId22" w:history="1">
              <w:r w:rsidR="00B63A5C" w:rsidRPr="00426E47">
                <w:rPr>
                  <w:rStyle w:val="Hyperlink"/>
                  <w:rFonts w:ascii="Cambria" w:hAnsi="Cambria" w:cs="Calibri"/>
                  <w:snapToGrid w:val="0"/>
                </w:rPr>
                <w:t>mmoss2@uic.edu</w:t>
              </w:r>
            </w:hyperlink>
            <w:r w:rsidR="00B63A5C">
              <w:rPr>
                <w:rFonts w:ascii="Cambria" w:hAnsi="Cambria" w:cs="Calibri"/>
                <w:snapToGrid w:val="0"/>
              </w:rPr>
              <w:t xml:space="preserve"> </w:t>
            </w:r>
            <w:r w:rsidR="00B63A5C" w:rsidRPr="00221BBA">
              <w:rPr>
                <w:rFonts w:ascii="Cambria" w:hAnsi="Cambria" w:cs="Calibri"/>
                <w:snapToGrid w:val="0"/>
                <w:color w:val="000000"/>
              </w:rPr>
              <w:t xml:space="preserve"> </w:t>
            </w:r>
          </w:p>
          <w:p w14:paraId="1F08FBD9" w14:textId="77777777" w:rsidR="00B63A5C" w:rsidRPr="00221BBA" w:rsidRDefault="00211189" w:rsidP="00696952">
            <w:pPr>
              <w:rPr>
                <w:rFonts w:ascii="Cambria" w:hAnsi="Cambria" w:cs="Calibri"/>
              </w:rPr>
            </w:pPr>
            <w:hyperlink r:id="rId23" w:history="1">
              <w:r w:rsidR="00B63A5C" w:rsidRPr="007540F8">
                <w:rPr>
                  <w:rStyle w:val="Hyperlink"/>
                  <w:rFonts w:ascii="Cambria" w:hAnsi="Cambria" w:cs="Calibri"/>
                  <w:snapToGrid w:val="0"/>
                </w:rPr>
                <w:t>colleenk@uic.edu</w:t>
              </w:r>
            </w:hyperlink>
          </w:p>
          <w:p w14:paraId="5300016E" w14:textId="79A2DA49" w:rsidR="00B63A5C" w:rsidRDefault="00211189" w:rsidP="00696952">
            <w:pPr>
              <w:rPr>
                <w:rFonts w:ascii="Cambria" w:hAnsi="Cambria" w:cs="Calibri"/>
              </w:rPr>
            </w:pPr>
            <w:hyperlink r:id="rId24" w:history="1"/>
            <w:r w:rsidR="003B5C96">
              <w:rPr>
                <w:rStyle w:val="Hyperlink"/>
                <w:rFonts w:ascii="Cambria" w:hAnsi="Cambria" w:cs="Calibri"/>
              </w:rPr>
              <w:t>sikorski@uic.edu</w:t>
            </w:r>
          </w:p>
          <w:p w14:paraId="36B26D27" w14:textId="0E9B2833" w:rsidR="00AA5DD7" w:rsidRPr="00221BBA" w:rsidRDefault="00211189" w:rsidP="00696952">
            <w:pPr>
              <w:rPr>
                <w:rFonts w:ascii="Cambria" w:hAnsi="Cambria" w:cs="Calibri"/>
              </w:rPr>
            </w:pPr>
            <w:hyperlink r:id="rId25" w:history="1">
              <w:r w:rsidR="00AA5DD7" w:rsidRPr="009228D3">
                <w:rPr>
                  <w:rStyle w:val="Hyperlink"/>
                  <w:rFonts w:ascii="Cambria" w:hAnsi="Cambria" w:cs="Calibri"/>
                </w:rPr>
                <w:t>mmccle1@uic.edu</w:t>
              </w:r>
            </w:hyperlink>
          </w:p>
        </w:tc>
      </w:tr>
      <w:tr w:rsidR="00017213" w:rsidRPr="00221BBA" w14:paraId="6D4FA8C1" w14:textId="77777777" w:rsidTr="004F04C5">
        <w:trPr>
          <w:trHeight w:val="256"/>
        </w:trPr>
        <w:tc>
          <w:tcPr>
            <w:tcW w:w="2430" w:type="dxa"/>
          </w:tcPr>
          <w:p w14:paraId="483CDC3C" w14:textId="77777777" w:rsidR="00017213" w:rsidRPr="002137C3" w:rsidRDefault="00017213" w:rsidP="003510CD">
            <w:pPr>
              <w:rPr>
                <w:rFonts w:ascii="Cambria" w:hAnsi="Cambria" w:cs="Calibri"/>
                <w:snapToGrid w:val="0"/>
                <w:color w:val="000000"/>
                <w:sz w:val="22"/>
                <w:highlight w:val="yellow"/>
              </w:rPr>
            </w:pPr>
          </w:p>
        </w:tc>
        <w:tc>
          <w:tcPr>
            <w:tcW w:w="3870" w:type="dxa"/>
            <w:gridSpan w:val="3"/>
          </w:tcPr>
          <w:p w14:paraId="7B63C82D" w14:textId="77777777" w:rsidR="004B1427" w:rsidRPr="00493167" w:rsidRDefault="004B1427" w:rsidP="00B63A5C">
            <w:pPr>
              <w:rPr>
                <w:rFonts w:ascii="Cambria" w:hAnsi="Cambria" w:cs="Calibri"/>
                <w:snapToGrid w:val="0"/>
                <w:color w:val="000000"/>
                <w:sz w:val="22"/>
              </w:rPr>
            </w:pPr>
          </w:p>
        </w:tc>
        <w:tc>
          <w:tcPr>
            <w:tcW w:w="990" w:type="dxa"/>
            <w:gridSpan w:val="2"/>
          </w:tcPr>
          <w:p w14:paraId="3E035744" w14:textId="29C77886" w:rsidR="00017213" w:rsidRPr="00221BBA" w:rsidRDefault="00CD3F23" w:rsidP="00DD1C75">
            <w:pPr>
              <w:jc w:val="center"/>
              <w:rPr>
                <w:rFonts w:ascii="Cambria" w:hAnsi="Cambria" w:cs="Calibri"/>
                <w:snapToGrid w:val="0"/>
                <w:color w:val="000000"/>
              </w:rPr>
            </w:pPr>
            <w:r>
              <w:rPr>
                <w:rFonts w:ascii="Cambria" w:hAnsi="Cambria" w:cs="Calibri"/>
                <w:snapToGrid w:val="0"/>
                <w:color w:val="000000"/>
              </w:rPr>
              <w:t xml:space="preserve"> </w:t>
            </w:r>
          </w:p>
        </w:tc>
        <w:tc>
          <w:tcPr>
            <w:tcW w:w="2072" w:type="dxa"/>
            <w:gridSpan w:val="3"/>
          </w:tcPr>
          <w:p w14:paraId="21379B5B" w14:textId="55679F83" w:rsidR="00C9244E" w:rsidRPr="00221BBA" w:rsidRDefault="00C9244E" w:rsidP="00701BA7">
            <w:pPr>
              <w:rPr>
                <w:rFonts w:ascii="Cambria" w:hAnsi="Cambria" w:cs="Calibri"/>
                <w:snapToGrid w:val="0"/>
                <w:color w:val="000000"/>
              </w:rPr>
            </w:pPr>
          </w:p>
        </w:tc>
      </w:tr>
      <w:tr w:rsidR="00017213" w:rsidRPr="00221BBA" w14:paraId="6E63A0A2" w14:textId="77777777" w:rsidTr="00493167">
        <w:trPr>
          <w:trHeight w:val="80"/>
        </w:trPr>
        <w:tc>
          <w:tcPr>
            <w:tcW w:w="2430" w:type="dxa"/>
          </w:tcPr>
          <w:p w14:paraId="2409E4E2" w14:textId="77777777" w:rsidR="00017213" w:rsidRPr="00221BBA" w:rsidRDefault="00017213" w:rsidP="00DD1C75">
            <w:pPr>
              <w:rPr>
                <w:rFonts w:ascii="Cambria" w:hAnsi="Cambria" w:cs="Calibri"/>
                <w:snapToGrid w:val="0"/>
                <w:color w:val="000000"/>
                <w:sz w:val="22"/>
              </w:rPr>
            </w:pPr>
            <w:r w:rsidRPr="00221BBA">
              <w:rPr>
                <w:rFonts w:ascii="Cambria" w:hAnsi="Cambria" w:cs="Calibri"/>
                <w:snapToGrid w:val="0"/>
                <w:color w:val="000000"/>
                <w:sz w:val="22"/>
              </w:rPr>
              <w:t>Budget Development Worksheets</w:t>
            </w:r>
          </w:p>
        </w:tc>
        <w:tc>
          <w:tcPr>
            <w:tcW w:w="3870" w:type="dxa"/>
            <w:gridSpan w:val="3"/>
          </w:tcPr>
          <w:p w14:paraId="2A9E73D1" w14:textId="77777777" w:rsidR="009E1D11" w:rsidRPr="00221BBA" w:rsidRDefault="009E1D11" w:rsidP="004B1427">
            <w:pPr>
              <w:rPr>
                <w:rFonts w:ascii="Cambria" w:hAnsi="Cambria" w:cs="Calibri"/>
                <w:snapToGrid w:val="0"/>
                <w:color w:val="000000"/>
                <w:sz w:val="22"/>
              </w:rPr>
            </w:pPr>
            <w:r w:rsidRPr="00221BBA">
              <w:rPr>
                <w:rFonts w:ascii="Cambria" w:hAnsi="Cambria" w:cs="Calibri"/>
                <w:snapToGrid w:val="0"/>
                <w:color w:val="000000"/>
                <w:sz w:val="22"/>
              </w:rPr>
              <w:t>M</w:t>
            </w:r>
            <w:r w:rsidR="001064B8" w:rsidRPr="00221BBA">
              <w:rPr>
                <w:rFonts w:ascii="Cambria" w:hAnsi="Cambria" w:cs="Calibri"/>
                <w:snapToGrid w:val="0"/>
                <w:color w:val="000000"/>
                <w:sz w:val="22"/>
              </w:rPr>
              <w:t>ark McClellan</w:t>
            </w:r>
            <w:r w:rsidRPr="00221BBA">
              <w:rPr>
                <w:rFonts w:ascii="Cambria" w:hAnsi="Cambria" w:cs="Calibri"/>
                <w:snapToGrid w:val="0"/>
                <w:color w:val="000000"/>
                <w:sz w:val="22"/>
              </w:rPr>
              <w:t xml:space="preserve">, </w:t>
            </w:r>
            <w:r w:rsidR="001064B8" w:rsidRPr="00221BBA">
              <w:rPr>
                <w:rFonts w:ascii="Cambria" w:hAnsi="Cambria" w:cs="Calibri"/>
                <w:snapToGrid w:val="0"/>
                <w:color w:val="000000"/>
                <w:sz w:val="22"/>
              </w:rPr>
              <w:t xml:space="preserve">Associate </w:t>
            </w:r>
            <w:r w:rsidR="004073C1" w:rsidRPr="00221BBA">
              <w:rPr>
                <w:rFonts w:ascii="Cambria" w:hAnsi="Cambria"/>
                <w:sz w:val="22"/>
              </w:rPr>
              <w:t>Director</w:t>
            </w:r>
            <w:r w:rsidR="00CF62C9" w:rsidRPr="00221BBA">
              <w:rPr>
                <w:rFonts w:ascii="Cambria" w:hAnsi="Cambria"/>
                <w:sz w:val="22"/>
              </w:rPr>
              <w:t xml:space="preserve"> </w:t>
            </w:r>
          </w:p>
        </w:tc>
        <w:tc>
          <w:tcPr>
            <w:tcW w:w="990" w:type="dxa"/>
            <w:gridSpan w:val="2"/>
          </w:tcPr>
          <w:p w14:paraId="1BCDD7DE" w14:textId="77777777" w:rsidR="00017213" w:rsidRPr="00221BBA" w:rsidRDefault="00A048A5" w:rsidP="00DD1C75">
            <w:pPr>
              <w:jc w:val="center"/>
              <w:rPr>
                <w:rFonts w:ascii="Cambria" w:hAnsi="Cambria" w:cs="Calibri"/>
                <w:snapToGrid w:val="0"/>
                <w:color w:val="000000"/>
              </w:rPr>
            </w:pPr>
            <w:r w:rsidRPr="00221BBA">
              <w:rPr>
                <w:rFonts w:ascii="Cambria" w:hAnsi="Cambria" w:cs="Calibri"/>
                <w:snapToGrid w:val="0"/>
                <w:color w:val="000000"/>
              </w:rPr>
              <w:t>3-5370</w:t>
            </w:r>
          </w:p>
          <w:p w14:paraId="42DF294E" w14:textId="77777777" w:rsidR="004073C1" w:rsidRPr="00221BBA" w:rsidRDefault="004073C1" w:rsidP="00CF62C9">
            <w:pPr>
              <w:jc w:val="center"/>
              <w:rPr>
                <w:rFonts w:ascii="Cambria" w:hAnsi="Cambria" w:cs="Calibri"/>
                <w:snapToGrid w:val="0"/>
                <w:color w:val="000000"/>
              </w:rPr>
            </w:pPr>
          </w:p>
        </w:tc>
        <w:tc>
          <w:tcPr>
            <w:tcW w:w="2072" w:type="dxa"/>
            <w:gridSpan w:val="3"/>
          </w:tcPr>
          <w:p w14:paraId="06405E05" w14:textId="77777777" w:rsidR="00017213" w:rsidRPr="00221BBA" w:rsidRDefault="00211189" w:rsidP="001064B8">
            <w:pPr>
              <w:rPr>
                <w:rFonts w:ascii="Cambria" w:hAnsi="Cambria" w:cs="Calibri"/>
                <w:snapToGrid w:val="0"/>
                <w:color w:val="000000"/>
              </w:rPr>
            </w:pPr>
            <w:hyperlink r:id="rId26" w:history="1">
              <w:r w:rsidR="001064B8" w:rsidRPr="00221BBA">
                <w:rPr>
                  <w:rStyle w:val="Hyperlink"/>
                  <w:rFonts w:ascii="Cambria" w:hAnsi="Cambria"/>
                </w:rPr>
                <w:t>mmccle1@uic.edu</w:t>
              </w:r>
            </w:hyperlink>
            <w:r w:rsidR="00017213" w:rsidRPr="00221BBA">
              <w:rPr>
                <w:rFonts w:ascii="Cambria" w:hAnsi="Cambria" w:cs="Calibri"/>
                <w:snapToGrid w:val="0"/>
                <w:color w:val="000000"/>
              </w:rPr>
              <w:t xml:space="preserve"> </w:t>
            </w:r>
          </w:p>
        </w:tc>
      </w:tr>
    </w:tbl>
    <w:p w14:paraId="19C10B26" w14:textId="7448C989" w:rsidR="0024678C" w:rsidRDefault="0024678C" w:rsidP="002C6390">
      <w:pPr>
        <w:rPr>
          <w:rFonts w:ascii="Cambria" w:hAnsi="Cambria" w:cs="Calibri"/>
          <w:b/>
          <w:sz w:val="24"/>
        </w:rPr>
      </w:pPr>
    </w:p>
    <w:p w14:paraId="17E1F5B3" w14:textId="07663562" w:rsidR="009236E7" w:rsidRPr="009B4156" w:rsidRDefault="002C6390" w:rsidP="002C6390">
      <w:pPr>
        <w:rPr>
          <w:rFonts w:ascii="Cambria" w:hAnsi="Cambria"/>
          <w:b/>
          <w:sz w:val="24"/>
        </w:rPr>
      </w:pPr>
      <w:r w:rsidRPr="009B4156">
        <w:rPr>
          <w:rFonts w:ascii="Cambria" w:hAnsi="Cambria" w:cs="Calibri"/>
          <w:b/>
          <w:sz w:val="24"/>
        </w:rPr>
        <w:t>Section 2</w:t>
      </w:r>
      <w:r w:rsidR="00051A4E" w:rsidRPr="009B4156">
        <w:rPr>
          <w:rFonts w:ascii="Cambria" w:hAnsi="Cambria" w:cs="Calibri"/>
          <w:b/>
          <w:sz w:val="24"/>
        </w:rPr>
        <w:t>.</w:t>
      </w:r>
      <w:r w:rsidRPr="009B4156">
        <w:rPr>
          <w:rFonts w:ascii="Cambria" w:hAnsi="Cambria" w:cs="Calibri"/>
          <w:b/>
          <w:sz w:val="24"/>
        </w:rPr>
        <w:t xml:space="preserve">  </w:t>
      </w:r>
      <w:r w:rsidRPr="009B4156">
        <w:rPr>
          <w:rFonts w:ascii="Cambria" w:hAnsi="Cambria"/>
          <w:b/>
          <w:sz w:val="24"/>
        </w:rPr>
        <w:t>Human Resources and Salary Program Guidelines and Information</w:t>
      </w:r>
      <w:r w:rsidR="001878C8">
        <w:rPr>
          <w:rStyle w:val="FootnoteReference"/>
          <w:rFonts w:ascii="Cambria" w:hAnsi="Cambria"/>
          <w:b/>
          <w:sz w:val="24"/>
        </w:rPr>
        <w:footnoteReference w:id="8"/>
      </w:r>
    </w:p>
    <w:p w14:paraId="75BDABA9" w14:textId="2234F61A" w:rsidR="00227C5F" w:rsidRPr="00227C5F" w:rsidRDefault="00227C5F" w:rsidP="00227C5F">
      <w:pPr>
        <w:rPr>
          <w:rFonts w:ascii="Cambria" w:hAnsi="Cambria" w:cstheme="minorBidi"/>
          <w:b/>
          <w:sz w:val="28"/>
        </w:rPr>
      </w:pPr>
    </w:p>
    <w:p w14:paraId="086F6DA8" w14:textId="77777777" w:rsidR="00227C5F" w:rsidRPr="001878C8" w:rsidRDefault="00227C5F" w:rsidP="00227C5F">
      <w:pPr>
        <w:rPr>
          <w:rFonts w:ascii="Cambria" w:hAnsi="Cambria"/>
          <w:b/>
          <w:sz w:val="22"/>
          <w:szCs w:val="22"/>
        </w:rPr>
      </w:pPr>
    </w:p>
    <w:p w14:paraId="35CE71DE" w14:textId="77777777" w:rsidR="00227C5F" w:rsidRPr="001878C8" w:rsidRDefault="00227C5F" w:rsidP="001878C8">
      <w:pPr>
        <w:pStyle w:val="ListParagraph"/>
        <w:numPr>
          <w:ilvl w:val="0"/>
          <w:numId w:val="17"/>
        </w:numPr>
        <w:contextualSpacing/>
        <w:rPr>
          <w:rFonts w:ascii="Cambria" w:hAnsi="Cambria"/>
          <w:b/>
          <w:bCs/>
          <w:sz w:val="22"/>
          <w:szCs w:val="22"/>
        </w:rPr>
      </w:pPr>
      <w:r w:rsidRPr="001878C8">
        <w:rPr>
          <w:rFonts w:ascii="Cambria" w:hAnsi="Cambria"/>
          <w:b/>
          <w:bCs/>
          <w:sz w:val="22"/>
          <w:szCs w:val="22"/>
        </w:rPr>
        <w:t>General Salary Program Guidelines</w:t>
      </w:r>
    </w:p>
    <w:p w14:paraId="4BF30F17" w14:textId="4BE7CF3F" w:rsidR="00227C5F" w:rsidRDefault="00227C5F" w:rsidP="00227C5F">
      <w:pPr>
        <w:ind w:left="720"/>
        <w:jc w:val="both"/>
        <w:rPr>
          <w:rFonts w:ascii="Cambria" w:hAnsi="Cambria"/>
          <w:sz w:val="22"/>
          <w:szCs w:val="22"/>
        </w:rPr>
      </w:pPr>
      <w:r w:rsidRPr="001878C8">
        <w:rPr>
          <w:rFonts w:ascii="Cambria" w:hAnsi="Cambria"/>
          <w:sz w:val="22"/>
          <w:szCs w:val="22"/>
        </w:rPr>
        <w:t>On May 14, 2021, President Killeen announced a 2% merit based salary program for FY 2022.  As a merit-based salary program, individual employees are not guaranteed a 2% increase as this is not intended to be an across-the-board program. Individual departments, colleges and vice chancellors are encouraged to vary increases among their employees to reflect differences in performance during the past year.</w:t>
      </w:r>
    </w:p>
    <w:p w14:paraId="17068D50" w14:textId="77777777" w:rsidR="00EE48AA" w:rsidRPr="001878C8" w:rsidRDefault="00EE48AA" w:rsidP="00227C5F">
      <w:pPr>
        <w:ind w:left="720"/>
        <w:jc w:val="both"/>
        <w:rPr>
          <w:rFonts w:ascii="Cambria" w:hAnsi="Cambria"/>
          <w:sz w:val="22"/>
          <w:szCs w:val="22"/>
        </w:rPr>
      </w:pPr>
    </w:p>
    <w:p w14:paraId="4696BD19" w14:textId="77777777" w:rsidR="00227C5F" w:rsidRPr="001878C8" w:rsidRDefault="00227C5F" w:rsidP="00227C5F">
      <w:pPr>
        <w:ind w:left="720"/>
        <w:rPr>
          <w:rFonts w:ascii="Cambria" w:hAnsi="Cambria"/>
          <w:sz w:val="22"/>
          <w:szCs w:val="22"/>
        </w:rPr>
      </w:pPr>
    </w:p>
    <w:p w14:paraId="1FE13676" w14:textId="77777777" w:rsidR="00227C5F" w:rsidRPr="001878C8" w:rsidRDefault="00227C5F" w:rsidP="001878C8">
      <w:pPr>
        <w:pStyle w:val="ListParagraph"/>
        <w:numPr>
          <w:ilvl w:val="0"/>
          <w:numId w:val="17"/>
        </w:numPr>
        <w:contextualSpacing/>
        <w:rPr>
          <w:rFonts w:ascii="Cambria" w:hAnsi="Cambria"/>
          <w:b/>
          <w:bCs/>
          <w:sz w:val="22"/>
          <w:szCs w:val="22"/>
        </w:rPr>
      </w:pPr>
      <w:r w:rsidRPr="001878C8">
        <w:rPr>
          <w:rFonts w:ascii="Cambria" w:hAnsi="Cambria"/>
          <w:b/>
          <w:bCs/>
          <w:sz w:val="22"/>
          <w:szCs w:val="22"/>
        </w:rPr>
        <w:t>Key Dates</w:t>
      </w:r>
    </w:p>
    <w:p w14:paraId="1DF30032" w14:textId="77777777" w:rsidR="00227C5F" w:rsidRPr="001878C8" w:rsidRDefault="00227C5F" w:rsidP="00227C5F">
      <w:pPr>
        <w:pStyle w:val="ListParagraph"/>
        <w:rPr>
          <w:rFonts w:ascii="Cambria" w:hAnsi="Cambria"/>
          <w:b/>
          <w:bCs/>
          <w:sz w:val="22"/>
          <w:szCs w:val="22"/>
        </w:rPr>
      </w:pPr>
    </w:p>
    <w:tbl>
      <w:tblPr>
        <w:tblW w:w="6930" w:type="dxa"/>
        <w:tblInd w:w="890" w:type="dxa"/>
        <w:tblBorders>
          <w:top w:val="single" w:sz="8" w:space="0" w:color="FFFFFF"/>
          <w:left w:val="single" w:sz="8" w:space="0" w:color="FFFFFF"/>
          <w:bottom w:val="single" w:sz="8" w:space="0" w:color="FFFFFF"/>
          <w:right w:val="single" w:sz="8" w:space="0" w:color="FFFFFF"/>
          <w:insideH w:val="single" w:sz="12" w:space="0" w:color="FFFFFF"/>
          <w:insideV w:val="single" w:sz="8" w:space="0" w:color="FFFFFF"/>
        </w:tblBorders>
        <w:shd w:val="clear" w:color="auto" w:fill="DEEAF6" w:themeFill="accent1" w:themeFillTint="33"/>
        <w:tblCellMar>
          <w:left w:w="0" w:type="dxa"/>
          <w:right w:w="0" w:type="dxa"/>
        </w:tblCellMar>
        <w:tblLook w:val="04A0" w:firstRow="1" w:lastRow="0" w:firstColumn="1" w:lastColumn="0" w:noHBand="0" w:noVBand="1"/>
      </w:tblPr>
      <w:tblGrid>
        <w:gridCol w:w="4680"/>
        <w:gridCol w:w="2250"/>
      </w:tblGrid>
      <w:tr w:rsidR="00227C5F" w:rsidRPr="001878C8" w14:paraId="26205CEA" w14:textId="77777777" w:rsidTr="001878C8">
        <w:trPr>
          <w:trHeight w:val="280"/>
        </w:trPr>
        <w:tc>
          <w:tcPr>
            <w:tcW w:w="4680" w:type="dxa"/>
            <w:tcBorders>
              <w:top w:val="single" w:sz="8"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0E5B41E7" w14:textId="77777777" w:rsidR="00227C5F" w:rsidRPr="001878C8" w:rsidRDefault="00227C5F">
            <w:pPr>
              <w:ind w:left="720"/>
              <w:rPr>
                <w:rFonts w:ascii="Cambria" w:hAnsi="Cambria"/>
                <w:sz w:val="22"/>
                <w:szCs w:val="22"/>
              </w:rPr>
            </w:pPr>
            <w:r w:rsidRPr="001878C8">
              <w:rPr>
                <w:rFonts w:ascii="Cambria" w:hAnsi="Cambria"/>
                <w:b/>
                <w:bCs/>
                <w:sz w:val="22"/>
                <w:szCs w:val="22"/>
              </w:rPr>
              <w:t>Salary Planner Practice Extract Opened</w:t>
            </w:r>
          </w:p>
        </w:tc>
        <w:tc>
          <w:tcPr>
            <w:tcW w:w="2250" w:type="dxa"/>
            <w:tcBorders>
              <w:top w:val="single" w:sz="8"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5DFBF62F" w14:textId="77777777" w:rsidR="00227C5F" w:rsidRPr="001878C8" w:rsidRDefault="00227C5F">
            <w:pPr>
              <w:ind w:left="720"/>
              <w:rPr>
                <w:rFonts w:ascii="Cambria" w:hAnsi="Cambria"/>
                <w:b/>
                <w:sz w:val="22"/>
                <w:szCs w:val="22"/>
              </w:rPr>
            </w:pPr>
            <w:r w:rsidRPr="001878C8">
              <w:rPr>
                <w:rFonts w:ascii="Cambria" w:hAnsi="Cambria"/>
                <w:b/>
                <w:sz w:val="22"/>
                <w:szCs w:val="22"/>
              </w:rPr>
              <w:t>05/04/2021</w:t>
            </w:r>
          </w:p>
        </w:tc>
      </w:tr>
      <w:tr w:rsidR="00227C5F" w:rsidRPr="001878C8" w14:paraId="60641087" w14:textId="77777777" w:rsidTr="001878C8">
        <w:trPr>
          <w:trHeight w:val="405"/>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42994FCE" w14:textId="77777777" w:rsidR="00227C5F" w:rsidRPr="001878C8" w:rsidRDefault="00227C5F">
            <w:pPr>
              <w:ind w:left="720"/>
              <w:rPr>
                <w:rFonts w:ascii="Cambria" w:hAnsi="Cambria"/>
                <w:sz w:val="22"/>
                <w:szCs w:val="22"/>
              </w:rPr>
            </w:pPr>
            <w:r w:rsidRPr="001878C8">
              <w:rPr>
                <w:rFonts w:ascii="Cambria" w:hAnsi="Cambria"/>
                <w:b/>
                <w:bCs/>
                <w:sz w:val="22"/>
                <w:szCs w:val="22"/>
              </w:rPr>
              <w:t>Salary Planner Practice Extract Deleted</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0E9760AA" w14:textId="77777777" w:rsidR="00227C5F" w:rsidRPr="001878C8" w:rsidRDefault="00227C5F">
            <w:pPr>
              <w:ind w:left="720"/>
              <w:rPr>
                <w:rFonts w:ascii="Cambria" w:hAnsi="Cambria"/>
                <w:b/>
                <w:sz w:val="22"/>
                <w:szCs w:val="22"/>
              </w:rPr>
            </w:pPr>
            <w:r w:rsidRPr="001878C8">
              <w:rPr>
                <w:rFonts w:ascii="Cambria" w:hAnsi="Cambria"/>
                <w:b/>
                <w:sz w:val="22"/>
                <w:szCs w:val="22"/>
              </w:rPr>
              <w:t>06/18/2021</w:t>
            </w:r>
          </w:p>
        </w:tc>
      </w:tr>
      <w:tr w:rsidR="00227C5F" w:rsidRPr="001878C8" w14:paraId="2C0A26C5" w14:textId="77777777" w:rsidTr="001878C8">
        <w:trPr>
          <w:trHeight w:val="522"/>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79DB02C6" w14:textId="77777777" w:rsidR="00227C5F" w:rsidRPr="001878C8" w:rsidRDefault="00227C5F">
            <w:pPr>
              <w:ind w:left="720"/>
              <w:rPr>
                <w:rFonts w:ascii="Cambria" w:hAnsi="Cambria"/>
                <w:sz w:val="22"/>
                <w:szCs w:val="22"/>
              </w:rPr>
            </w:pPr>
            <w:r w:rsidRPr="001878C8">
              <w:rPr>
                <w:rFonts w:ascii="Cambria" w:hAnsi="Cambria"/>
                <w:b/>
                <w:bCs/>
                <w:sz w:val="22"/>
                <w:szCs w:val="22"/>
              </w:rPr>
              <w:t xml:space="preserve">Salary Planner Final Scenario Opens </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6206702C" w14:textId="77777777" w:rsidR="00227C5F" w:rsidRPr="001878C8" w:rsidRDefault="00227C5F">
            <w:pPr>
              <w:ind w:left="720"/>
              <w:rPr>
                <w:rFonts w:ascii="Cambria" w:hAnsi="Cambria"/>
                <w:b/>
                <w:sz w:val="22"/>
                <w:szCs w:val="22"/>
              </w:rPr>
            </w:pPr>
            <w:r w:rsidRPr="001878C8">
              <w:rPr>
                <w:rFonts w:ascii="Cambria" w:hAnsi="Cambria"/>
                <w:b/>
                <w:sz w:val="22"/>
                <w:szCs w:val="22"/>
              </w:rPr>
              <w:t>06/22/2021</w:t>
            </w:r>
          </w:p>
        </w:tc>
      </w:tr>
      <w:tr w:rsidR="00227C5F" w:rsidRPr="001878C8" w14:paraId="3B626A1B" w14:textId="77777777" w:rsidTr="001878C8">
        <w:trPr>
          <w:trHeight w:val="693"/>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1C7E24CB" w14:textId="77777777" w:rsidR="00227C5F" w:rsidRPr="001878C8" w:rsidRDefault="00227C5F">
            <w:pPr>
              <w:ind w:left="720"/>
              <w:rPr>
                <w:rFonts w:ascii="Cambria" w:hAnsi="Cambria"/>
                <w:sz w:val="22"/>
                <w:szCs w:val="22"/>
              </w:rPr>
            </w:pPr>
            <w:r w:rsidRPr="001878C8">
              <w:rPr>
                <w:rFonts w:ascii="Cambria" w:hAnsi="Cambria"/>
                <w:b/>
                <w:bCs/>
                <w:sz w:val="22"/>
                <w:szCs w:val="22"/>
              </w:rPr>
              <w:t xml:space="preserve">Salary Program Guidelines and Merit Pools Provided to Units  </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2E562F54" w14:textId="77777777" w:rsidR="00227C5F" w:rsidRPr="001878C8" w:rsidRDefault="00227C5F">
            <w:pPr>
              <w:ind w:left="720"/>
              <w:rPr>
                <w:rFonts w:ascii="Cambria" w:hAnsi="Cambria"/>
                <w:b/>
                <w:sz w:val="22"/>
                <w:szCs w:val="22"/>
              </w:rPr>
            </w:pPr>
            <w:r w:rsidRPr="001878C8">
              <w:rPr>
                <w:rFonts w:ascii="Cambria" w:hAnsi="Cambria"/>
                <w:b/>
                <w:sz w:val="22"/>
                <w:szCs w:val="22"/>
              </w:rPr>
              <w:t>06/11/2021</w:t>
            </w:r>
          </w:p>
        </w:tc>
      </w:tr>
      <w:tr w:rsidR="00227C5F" w:rsidRPr="001878C8" w14:paraId="2644500C" w14:textId="77777777" w:rsidTr="001878C8">
        <w:trPr>
          <w:trHeight w:val="747"/>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498D5750" w14:textId="77777777" w:rsidR="00227C5F" w:rsidRPr="001878C8" w:rsidRDefault="00227C5F">
            <w:pPr>
              <w:ind w:left="720"/>
              <w:rPr>
                <w:rFonts w:ascii="Cambria" w:hAnsi="Cambria"/>
                <w:sz w:val="22"/>
                <w:szCs w:val="22"/>
              </w:rPr>
            </w:pPr>
            <w:r w:rsidRPr="001878C8">
              <w:rPr>
                <w:rFonts w:ascii="Cambria" w:hAnsi="Cambria"/>
                <w:b/>
                <w:bCs/>
                <w:sz w:val="22"/>
                <w:szCs w:val="22"/>
              </w:rPr>
              <w:t>Salary Planner Academic, Open Range and Visiting AP Lockout Date</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4E5B792B" w14:textId="77777777" w:rsidR="00227C5F" w:rsidRPr="001878C8" w:rsidRDefault="00227C5F">
            <w:pPr>
              <w:ind w:left="720"/>
              <w:rPr>
                <w:rFonts w:ascii="Cambria" w:hAnsi="Cambria"/>
                <w:b/>
                <w:sz w:val="22"/>
                <w:szCs w:val="22"/>
              </w:rPr>
            </w:pPr>
            <w:r w:rsidRPr="001878C8">
              <w:rPr>
                <w:rFonts w:ascii="Cambria" w:hAnsi="Cambria"/>
                <w:b/>
                <w:sz w:val="22"/>
                <w:szCs w:val="22"/>
              </w:rPr>
              <w:t>07/23/2021 @ 5:00 pm</w:t>
            </w:r>
          </w:p>
        </w:tc>
      </w:tr>
      <w:tr w:rsidR="00227C5F" w:rsidRPr="001878C8" w14:paraId="3F21D815" w14:textId="77777777" w:rsidTr="001878C8">
        <w:trPr>
          <w:trHeight w:val="333"/>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25BFA5A4" w14:textId="77777777" w:rsidR="00227C5F" w:rsidRPr="001878C8" w:rsidRDefault="00227C5F">
            <w:pPr>
              <w:ind w:left="720"/>
              <w:rPr>
                <w:rFonts w:ascii="Cambria" w:hAnsi="Cambria"/>
                <w:sz w:val="22"/>
                <w:szCs w:val="22"/>
              </w:rPr>
            </w:pPr>
            <w:r w:rsidRPr="001878C8">
              <w:rPr>
                <w:rFonts w:ascii="Cambria" w:hAnsi="Cambria"/>
                <w:b/>
                <w:bCs/>
                <w:sz w:val="22"/>
                <w:szCs w:val="22"/>
              </w:rPr>
              <w:t>MN 9 Pay Date</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hideMark/>
          </w:tcPr>
          <w:p w14:paraId="444250C8" w14:textId="77777777" w:rsidR="00227C5F" w:rsidRPr="001878C8" w:rsidRDefault="00227C5F">
            <w:pPr>
              <w:ind w:left="720"/>
              <w:rPr>
                <w:rFonts w:ascii="Cambria" w:hAnsi="Cambria"/>
                <w:b/>
                <w:sz w:val="22"/>
                <w:szCs w:val="22"/>
              </w:rPr>
            </w:pPr>
            <w:r w:rsidRPr="001878C8">
              <w:rPr>
                <w:rFonts w:ascii="Cambria" w:hAnsi="Cambria"/>
                <w:b/>
                <w:sz w:val="22"/>
                <w:szCs w:val="22"/>
              </w:rPr>
              <w:t>09/16/2021</w:t>
            </w:r>
          </w:p>
        </w:tc>
      </w:tr>
      <w:tr w:rsidR="00227C5F" w:rsidRPr="001878C8" w14:paraId="414DD94F" w14:textId="77777777" w:rsidTr="001878C8">
        <w:trPr>
          <w:trHeight w:val="333"/>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tcPr>
          <w:p w14:paraId="3A0233BB" w14:textId="0290A977" w:rsidR="00227C5F" w:rsidRPr="001878C8" w:rsidRDefault="00227C5F" w:rsidP="00227C5F">
            <w:pPr>
              <w:ind w:left="720"/>
              <w:rPr>
                <w:rFonts w:ascii="Cambria" w:hAnsi="Cambria"/>
                <w:b/>
                <w:bCs/>
                <w:sz w:val="22"/>
                <w:szCs w:val="22"/>
              </w:rPr>
            </w:pPr>
            <w:r w:rsidRPr="001878C8">
              <w:rPr>
                <w:rFonts w:ascii="Cambria" w:hAnsi="Cambria"/>
                <w:b/>
                <w:bCs/>
                <w:sz w:val="22"/>
                <w:szCs w:val="22"/>
              </w:rPr>
              <w:t>BW 19 Pay Date</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tcPr>
          <w:p w14:paraId="01875ED6" w14:textId="02C1FE92" w:rsidR="00227C5F" w:rsidRPr="001878C8" w:rsidRDefault="00227C5F" w:rsidP="00227C5F">
            <w:pPr>
              <w:ind w:left="720"/>
              <w:rPr>
                <w:rFonts w:ascii="Cambria" w:hAnsi="Cambria"/>
                <w:b/>
                <w:sz w:val="22"/>
                <w:szCs w:val="22"/>
              </w:rPr>
            </w:pPr>
            <w:r w:rsidRPr="001878C8">
              <w:rPr>
                <w:rFonts w:ascii="Cambria" w:hAnsi="Cambria"/>
                <w:b/>
                <w:sz w:val="22"/>
                <w:szCs w:val="22"/>
              </w:rPr>
              <w:t>09/15/2021</w:t>
            </w:r>
          </w:p>
        </w:tc>
      </w:tr>
      <w:tr w:rsidR="00227C5F" w:rsidRPr="001878C8" w14:paraId="630753E5" w14:textId="77777777" w:rsidTr="001878C8">
        <w:trPr>
          <w:trHeight w:val="558"/>
        </w:trPr>
        <w:tc>
          <w:tcPr>
            <w:tcW w:w="468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tcPr>
          <w:p w14:paraId="106B65CA" w14:textId="79DE1DAC" w:rsidR="00227C5F" w:rsidRPr="001878C8" w:rsidRDefault="00227C5F" w:rsidP="00227C5F">
            <w:pPr>
              <w:ind w:left="720"/>
              <w:rPr>
                <w:rFonts w:ascii="Cambria" w:hAnsi="Cambria"/>
                <w:sz w:val="22"/>
                <w:szCs w:val="22"/>
              </w:rPr>
            </w:pPr>
            <w:r w:rsidRPr="001878C8">
              <w:rPr>
                <w:rFonts w:ascii="Cambria" w:hAnsi="Cambria"/>
                <w:b/>
                <w:bCs/>
                <w:sz w:val="22"/>
                <w:szCs w:val="22"/>
              </w:rPr>
              <w:t>Notice of Appointment (NOA) Issued by BOT</w:t>
            </w:r>
          </w:p>
        </w:tc>
        <w:tc>
          <w:tcPr>
            <w:tcW w:w="2250" w:type="dxa"/>
            <w:tcBorders>
              <w:top w:val="single" w:sz="12" w:space="0" w:color="FFFFFF"/>
              <w:left w:val="single" w:sz="8" w:space="0" w:color="FFFFFF"/>
              <w:bottom w:val="single" w:sz="12" w:space="0" w:color="FFFFFF"/>
              <w:right w:val="single" w:sz="8" w:space="0" w:color="FFFFFF"/>
            </w:tcBorders>
            <w:shd w:val="clear" w:color="auto" w:fill="DEEAF6" w:themeFill="accent1" w:themeFillTint="33"/>
            <w:tcMar>
              <w:top w:w="15" w:type="dxa"/>
              <w:left w:w="108" w:type="dxa"/>
              <w:bottom w:w="0" w:type="dxa"/>
              <w:right w:w="108" w:type="dxa"/>
            </w:tcMar>
          </w:tcPr>
          <w:p w14:paraId="032CA6CA" w14:textId="59255771" w:rsidR="00227C5F" w:rsidRPr="001878C8" w:rsidRDefault="00227C5F" w:rsidP="00227C5F">
            <w:pPr>
              <w:ind w:left="720"/>
              <w:rPr>
                <w:rFonts w:ascii="Cambria" w:hAnsi="Cambria"/>
                <w:b/>
                <w:sz w:val="22"/>
                <w:szCs w:val="22"/>
              </w:rPr>
            </w:pPr>
            <w:r w:rsidRPr="001878C8">
              <w:rPr>
                <w:rFonts w:ascii="Cambria" w:hAnsi="Cambria"/>
                <w:b/>
                <w:sz w:val="22"/>
                <w:szCs w:val="22"/>
              </w:rPr>
              <w:t>09/25/2021</w:t>
            </w:r>
          </w:p>
        </w:tc>
      </w:tr>
    </w:tbl>
    <w:p w14:paraId="7C6494E2" w14:textId="6CBAF799" w:rsidR="00227C5F" w:rsidRPr="001878C8" w:rsidRDefault="00227C5F" w:rsidP="001878C8">
      <w:pPr>
        <w:rPr>
          <w:rFonts w:ascii="Cambria" w:hAnsi="Cambria"/>
          <w:sz w:val="22"/>
          <w:szCs w:val="22"/>
        </w:rPr>
      </w:pPr>
    </w:p>
    <w:p w14:paraId="39B0A65A" w14:textId="77777777" w:rsidR="00227C5F" w:rsidRPr="001878C8" w:rsidRDefault="00227C5F" w:rsidP="001878C8">
      <w:pPr>
        <w:pStyle w:val="ListParagraph"/>
        <w:numPr>
          <w:ilvl w:val="0"/>
          <w:numId w:val="17"/>
        </w:numPr>
        <w:contextualSpacing/>
        <w:rPr>
          <w:rFonts w:ascii="Cambria" w:hAnsi="Cambria"/>
          <w:b/>
          <w:bCs/>
          <w:sz w:val="22"/>
          <w:szCs w:val="22"/>
        </w:rPr>
      </w:pPr>
      <w:r w:rsidRPr="001878C8">
        <w:rPr>
          <w:rFonts w:ascii="Cambria" w:hAnsi="Cambria"/>
          <w:b/>
          <w:bCs/>
          <w:sz w:val="22"/>
          <w:szCs w:val="22"/>
        </w:rPr>
        <w:t>Salary Planner</w:t>
      </w:r>
    </w:p>
    <w:p w14:paraId="48EA9519" w14:textId="77777777" w:rsidR="00227C5F" w:rsidRPr="001878C8" w:rsidRDefault="00227C5F" w:rsidP="00227C5F">
      <w:pPr>
        <w:ind w:left="720"/>
        <w:rPr>
          <w:rFonts w:ascii="Cambria" w:hAnsi="Cambria"/>
          <w:sz w:val="22"/>
          <w:szCs w:val="22"/>
        </w:rPr>
      </w:pPr>
      <w:r w:rsidRPr="001878C8">
        <w:rPr>
          <w:rFonts w:ascii="Cambria" w:hAnsi="Cambria"/>
          <w:sz w:val="22"/>
          <w:szCs w:val="22"/>
        </w:rPr>
        <w:t>Salary Planner is the tool used by departments to reappoint employees, enter annual salary changes and account for changes in budgeted positions and associated job records.</w:t>
      </w:r>
    </w:p>
    <w:p w14:paraId="6A66C815" w14:textId="77777777" w:rsidR="00227C5F" w:rsidRPr="001878C8" w:rsidRDefault="00227C5F" w:rsidP="00227C5F">
      <w:pPr>
        <w:ind w:left="720"/>
        <w:rPr>
          <w:rFonts w:ascii="Cambria" w:hAnsi="Cambria"/>
          <w:sz w:val="22"/>
          <w:szCs w:val="22"/>
        </w:rPr>
      </w:pPr>
    </w:p>
    <w:p w14:paraId="0416ABF8" w14:textId="349801DF" w:rsidR="00227C5F" w:rsidRDefault="00227C5F" w:rsidP="00227C5F">
      <w:pPr>
        <w:ind w:left="720"/>
        <w:rPr>
          <w:rFonts w:ascii="Cambria" w:hAnsi="Cambria"/>
          <w:sz w:val="22"/>
          <w:szCs w:val="22"/>
        </w:rPr>
      </w:pPr>
      <w:r w:rsidRPr="001878C8">
        <w:rPr>
          <w:rFonts w:ascii="Cambria" w:hAnsi="Cambria"/>
          <w:sz w:val="22"/>
          <w:szCs w:val="22"/>
        </w:rPr>
        <w:t xml:space="preserve">All units will be required to complete data entry into Salary Planner by </w:t>
      </w:r>
      <w:r w:rsidRPr="001878C8">
        <w:rPr>
          <w:rFonts w:ascii="Cambria" w:hAnsi="Cambria"/>
          <w:b/>
          <w:bCs/>
          <w:sz w:val="22"/>
          <w:szCs w:val="22"/>
        </w:rPr>
        <w:t>5:00 on July 23, 2021</w:t>
      </w:r>
      <w:r w:rsidRPr="001878C8">
        <w:rPr>
          <w:rFonts w:ascii="Cambria" w:hAnsi="Cambria"/>
          <w:sz w:val="22"/>
          <w:szCs w:val="22"/>
        </w:rPr>
        <w:t xml:space="preserve">. Entry will be locked, and no further edits can be made after this date. This deadline is critical to assure sufficient time for UIC Human Resources to review and process the data that is used to create Notice of Appointments (NOAs).  The effective date for eligible academic professional employee and faculty salary increases is August 16, 2021, and August 22, 2021, for open range civil services employees. </w:t>
      </w:r>
    </w:p>
    <w:p w14:paraId="468C9184" w14:textId="576DD687" w:rsidR="00EE48AA" w:rsidRDefault="00EE48AA" w:rsidP="00227C5F">
      <w:pPr>
        <w:ind w:left="720"/>
        <w:rPr>
          <w:rFonts w:ascii="Cambria" w:hAnsi="Cambria"/>
          <w:sz w:val="22"/>
          <w:szCs w:val="22"/>
        </w:rPr>
      </w:pPr>
    </w:p>
    <w:p w14:paraId="2BCBEF48" w14:textId="77777777" w:rsidR="00875FBD" w:rsidRPr="001878C8" w:rsidRDefault="00875FBD" w:rsidP="00227C5F">
      <w:pPr>
        <w:ind w:left="720"/>
        <w:rPr>
          <w:rFonts w:ascii="Cambria" w:hAnsi="Cambria"/>
          <w:sz w:val="22"/>
          <w:szCs w:val="22"/>
        </w:rPr>
      </w:pPr>
    </w:p>
    <w:p w14:paraId="74CFF081" w14:textId="77777777" w:rsidR="00227C5F" w:rsidRPr="001878C8" w:rsidRDefault="00227C5F" w:rsidP="00227C5F">
      <w:pPr>
        <w:ind w:left="720"/>
        <w:rPr>
          <w:rFonts w:ascii="Cambria" w:hAnsi="Cambria"/>
          <w:sz w:val="22"/>
          <w:szCs w:val="22"/>
        </w:rPr>
      </w:pPr>
    </w:p>
    <w:p w14:paraId="684A7388" w14:textId="77777777" w:rsidR="00227C5F" w:rsidRPr="001878C8" w:rsidRDefault="00227C5F" w:rsidP="001878C8">
      <w:pPr>
        <w:pStyle w:val="ListParagraph"/>
        <w:numPr>
          <w:ilvl w:val="0"/>
          <w:numId w:val="17"/>
        </w:numPr>
        <w:contextualSpacing/>
        <w:rPr>
          <w:rFonts w:ascii="Cambria" w:hAnsi="Cambria"/>
          <w:b/>
          <w:bCs/>
          <w:sz w:val="22"/>
          <w:szCs w:val="22"/>
        </w:rPr>
      </w:pPr>
      <w:r w:rsidRPr="001878C8">
        <w:rPr>
          <w:rFonts w:ascii="Cambria" w:hAnsi="Cambria"/>
          <w:b/>
          <w:bCs/>
          <w:sz w:val="22"/>
          <w:szCs w:val="22"/>
        </w:rPr>
        <w:lastRenderedPageBreak/>
        <w:t>Salary Rates and Increases for Union Represented Employees</w:t>
      </w:r>
    </w:p>
    <w:p w14:paraId="0B3F0D30" w14:textId="77777777" w:rsidR="00227C5F" w:rsidRPr="001878C8" w:rsidRDefault="00227C5F" w:rsidP="001878C8">
      <w:pPr>
        <w:pStyle w:val="ListParagraph"/>
        <w:numPr>
          <w:ilvl w:val="0"/>
          <w:numId w:val="18"/>
        </w:numPr>
        <w:contextualSpacing/>
        <w:rPr>
          <w:rFonts w:ascii="Cambria" w:hAnsi="Cambria"/>
          <w:sz w:val="22"/>
          <w:szCs w:val="22"/>
        </w:rPr>
      </w:pPr>
      <w:r w:rsidRPr="001878C8">
        <w:rPr>
          <w:rFonts w:ascii="Cambria" w:hAnsi="Cambria"/>
          <w:sz w:val="22"/>
          <w:szCs w:val="22"/>
        </w:rPr>
        <w:t xml:space="preserve">All current labor agreements are available at the following link on the UIC HR website: </w:t>
      </w:r>
      <w:hyperlink r:id="rId27" w:history="1">
        <w:r w:rsidRPr="001878C8">
          <w:rPr>
            <w:rStyle w:val="Hyperlink"/>
            <w:rFonts w:ascii="Cambria" w:hAnsi="Cambria"/>
            <w:sz w:val="22"/>
            <w:szCs w:val="22"/>
          </w:rPr>
          <w:t>https://hr.uic.edu/hr-staff-managers/labor-employee-relations/labor-agreements/</w:t>
        </w:r>
      </w:hyperlink>
    </w:p>
    <w:p w14:paraId="0CE9A9AE" w14:textId="77777777" w:rsidR="00227C5F" w:rsidRPr="001878C8" w:rsidRDefault="00227C5F" w:rsidP="001878C8">
      <w:pPr>
        <w:pStyle w:val="ListParagraph"/>
        <w:numPr>
          <w:ilvl w:val="0"/>
          <w:numId w:val="18"/>
        </w:numPr>
        <w:contextualSpacing/>
        <w:rPr>
          <w:rFonts w:ascii="Cambria" w:hAnsi="Cambria"/>
          <w:sz w:val="22"/>
          <w:szCs w:val="22"/>
        </w:rPr>
      </w:pPr>
      <w:r w:rsidRPr="001878C8">
        <w:rPr>
          <w:rFonts w:ascii="Cambria" w:hAnsi="Cambria"/>
          <w:sz w:val="22"/>
          <w:szCs w:val="22"/>
        </w:rPr>
        <w:t>Salaries for those faculty and civil service employees represented by a collective bargaining agreement are set in accordance with the terms of their respective union contracts.</w:t>
      </w:r>
    </w:p>
    <w:p w14:paraId="7B1F375F" w14:textId="77777777" w:rsidR="00227C5F" w:rsidRPr="001878C8" w:rsidRDefault="00227C5F" w:rsidP="001878C8">
      <w:pPr>
        <w:pStyle w:val="ListParagraph"/>
        <w:numPr>
          <w:ilvl w:val="0"/>
          <w:numId w:val="18"/>
        </w:numPr>
        <w:contextualSpacing/>
        <w:rPr>
          <w:rFonts w:ascii="Cambria" w:hAnsi="Cambria"/>
          <w:sz w:val="22"/>
          <w:szCs w:val="22"/>
        </w:rPr>
      </w:pPr>
      <w:r w:rsidRPr="001878C8">
        <w:rPr>
          <w:rFonts w:ascii="Cambria" w:hAnsi="Cambria"/>
          <w:sz w:val="22"/>
          <w:szCs w:val="22"/>
        </w:rPr>
        <w:t>Employees represented by a bargaining unit that is currently undergoing labor contract negotiations will not receive any wage increases until those contracts are ratified.  These increases are not subject to Salary Planner data entry and will be implemented by UIC Human Resources.</w:t>
      </w:r>
    </w:p>
    <w:p w14:paraId="779C3C6E" w14:textId="77777777" w:rsidR="00227C5F" w:rsidRPr="001878C8" w:rsidRDefault="00227C5F" w:rsidP="001878C8">
      <w:pPr>
        <w:pStyle w:val="ListParagraph"/>
        <w:numPr>
          <w:ilvl w:val="0"/>
          <w:numId w:val="18"/>
        </w:numPr>
        <w:contextualSpacing/>
        <w:rPr>
          <w:rFonts w:ascii="Cambria" w:hAnsi="Cambria"/>
          <w:sz w:val="22"/>
          <w:szCs w:val="22"/>
        </w:rPr>
      </w:pPr>
      <w:r w:rsidRPr="001878C8">
        <w:rPr>
          <w:rFonts w:ascii="Cambria" w:hAnsi="Cambria"/>
          <w:sz w:val="22"/>
          <w:szCs w:val="22"/>
        </w:rPr>
        <w:t>Salaries for civil service employees covered under prevailing wage rates will be paid in accordance with the amounts established by those laws and related rules.  These increases are not subject to Salary Planner data entry and will be implemented by UIC Human Resources.</w:t>
      </w:r>
    </w:p>
    <w:p w14:paraId="3FC75128" w14:textId="77777777" w:rsidR="00227C5F" w:rsidRPr="001878C8" w:rsidRDefault="00227C5F" w:rsidP="001878C8">
      <w:pPr>
        <w:pStyle w:val="ListParagraph"/>
        <w:numPr>
          <w:ilvl w:val="0"/>
          <w:numId w:val="18"/>
        </w:numPr>
        <w:contextualSpacing/>
        <w:rPr>
          <w:rFonts w:ascii="Cambria" w:hAnsi="Cambria"/>
          <w:sz w:val="22"/>
          <w:szCs w:val="22"/>
        </w:rPr>
      </w:pPr>
      <w:r w:rsidRPr="001878C8">
        <w:rPr>
          <w:rFonts w:ascii="Cambria" w:hAnsi="Cambria"/>
          <w:sz w:val="22"/>
          <w:szCs w:val="22"/>
        </w:rPr>
        <w:t xml:space="preserve">Questions regarding salary rates for represented civil service employees should be directed to UIC HR Compensation at </w:t>
      </w:r>
      <w:hyperlink r:id="rId28" w:history="1">
        <w:r w:rsidRPr="001878C8">
          <w:rPr>
            <w:rStyle w:val="Hyperlink"/>
            <w:rFonts w:ascii="Cambria" w:hAnsi="Cambria"/>
            <w:sz w:val="22"/>
            <w:szCs w:val="22"/>
          </w:rPr>
          <w:t>deblewis@uic.edu</w:t>
        </w:r>
      </w:hyperlink>
      <w:r w:rsidRPr="001878C8">
        <w:rPr>
          <w:rFonts w:ascii="Cambria" w:hAnsi="Cambria"/>
          <w:sz w:val="22"/>
          <w:szCs w:val="22"/>
        </w:rPr>
        <w:t xml:space="preserve">. Salary rates for represented faculty should be directed to Faculty Affairs at </w:t>
      </w:r>
      <w:hyperlink r:id="rId29" w:history="1">
        <w:r w:rsidRPr="001878C8">
          <w:rPr>
            <w:rStyle w:val="Hyperlink"/>
            <w:rFonts w:ascii="Cambria" w:hAnsi="Cambria"/>
            <w:sz w:val="22"/>
            <w:szCs w:val="22"/>
          </w:rPr>
          <w:t>ayudt@uic.edu</w:t>
        </w:r>
      </w:hyperlink>
      <w:r w:rsidRPr="001878C8">
        <w:rPr>
          <w:rFonts w:ascii="Cambria" w:hAnsi="Cambria"/>
          <w:sz w:val="22"/>
          <w:szCs w:val="22"/>
        </w:rPr>
        <w:t>.</w:t>
      </w:r>
    </w:p>
    <w:p w14:paraId="5C81357C" w14:textId="77777777" w:rsidR="00227C5F" w:rsidRPr="001878C8" w:rsidRDefault="00227C5F" w:rsidP="00227C5F">
      <w:pPr>
        <w:pStyle w:val="ListParagraph"/>
        <w:ind w:left="1080"/>
        <w:rPr>
          <w:rFonts w:ascii="Cambria" w:hAnsi="Cambria"/>
          <w:sz w:val="22"/>
          <w:szCs w:val="22"/>
        </w:rPr>
      </w:pPr>
    </w:p>
    <w:p w14:paraId="63EDBA99" w14:textId="77777777" w:rsidR="00227C5F" w:rsidRPr="001878C8" w:rsidRDefault="00227C5F" w:rsidP="001878C8">
      <w:pPr>
        <w:pStyle w:val="ListParagraph"/>
        <w:numPr>
          <w:ilvl w:val="0"/>
          <w:numId w:val="17"/>
        </w:numPr>
        <w:contextualSpacing/>
        <w:rPr>
          <w:rFonts w:ascii="Cambria" w:hAnsi="Cambria"/>
          <w:sz w:val="22"/>
          <w:szCs w:val="22"/>
        </w:rPr>
      </w:pPr>
      <w:r w:rsidRPr="001878C8">
        <w:rPr>
          <w:rFonts w:ascii="Cambria" w:hAnsi="Cambria"/>
          <w:b/>
          <w:bCs/>
          <w:sz w:val="22"/>
          <w:szCs w:val="22"/>
        </w:rPr>
        <w:t>Salary Increases for Represented Faculty</w:t>
      </w:r>
    </w:p>
    <w:p w14:paraId="321C76A5" w14:textId="77777777" w:rsidR="00227C5F" w:rsidRPr="001878C8" w:rsidRDefault="00227C5F" w:rsidP="00227C5F">
      <w:pPr>
        <w:pStyle w:val="ListParagraph"/>
        <w:rPr>
          <w:rFonts w:ascii="Cambria" w:hAnsi="Cambria"/>
          <w:sz w:val="22"/>
          <w:szCs w:val="22"/>
        </w:rPr>
      </w:pPr>
      <w:r w:rsidRPr="001878C8">
        <w:rPr>
          <w:rFonts w:ascii="Cambria" w:hAnsi="Cambria"/>
          <w:sz w:val="22"/>
          <w:szCs w:val="22"/>
        </w:rPr>
        <w:t xml:space="preserve">Article VI (“Compensation, Leaves and Group Health”), Section A (Compensation), 1a. (Salary Pool Increases) of the current (2018-2022) </w:t>
      </w:r>
      <w:hyperlink r:id="rId30" w:history="1">
        <w:r w:rsidRPr="001878C8">
          <w:rPr>
            <w:rStyle w:val="Hyperlink"/>
            <w:rFonts w:ascii="Cambria" w:hAnsi="Cambria"/>
            <w:sz w:val="22"/>
            <w:szCs w:val="22"/>
          </w:rPr>
          <w:t>Tenure</w:t>
        </w:r>
      </w:hyperlink>
      <w:r w:rsidRPr="001878C8">
        <w:rPr>
          <w:rFonts w:ascii="Cambria" w:hAnsi="Cambria"/>
          <w:sz w:val="22"/>
          <w:szCs w:val="22"/>
        </w:rPr>
        <w:t xml:space="preserve"> and </w:t>
      </w:r>
      <w:hyperlink r:id="rId31" w:history="1">
        <w:r w:rsidRPr="001878C8">
          <w:rPr>
            <w:rStyle w:val="Hyperlink"/>
            <w:rFonts w:ascii="Cambria" w:hAnsi="Cambria"/>
            <w:sz w:val="22"/>
            <w:szCs w:val="22"/>
          </w:rPr>
          <w:t>Non-Tenure System</w:t>
        </w:r>
      </w:hyperlink>
      <w:r w:rsidRPr="001878C8">
        <w:rPr>
          <w:rFonts w:ascii="Cambria" w:hAnsi="Cambria"/>
          <w:sz w:val="22"/>
          <w:szCs w:val="22"/>
        </w:rPr>
        <w:t xml:space="preserve"> faculty collective bargaining agreements between UIC and UIC United Faculty Local 6456, IFT-AFT, AAUP delineates the responsibility of colleges for providing a 2% merit salary program and C/E (Compression and Equity) adjustments based on a pool computed at 2% of bargaining unit faculty salaries for each year of the contract:</w:t>
      </w:r>
    </w:p>
    <w:p w14:paraId="09006379" w14:textId="77777777" w:rsidR="00227C5F" w:rsidRPr="001878C8" w:rsidRDefault="00227C5F" w:rsidP="00227C5F">
      <w:pPr>
        <w:pStyle w:val="ListParagraph"/>
        <w:rPr>
          <w:rFonts w:ascii="Cambria" w:hAnsi="Cambria"/>
          <w:sz w:val="22"/>
          <w:szCs w:val="22"/>
        </w:rPr>
      </w:pPr>
    </w:p>
    <w:p w14:paraId="6EF4D007" w14:textId="77777777" w:rsidR="00227C5F" w:rsidRPr="001878C8" w:rsidRDefault="00227C5F" w:rsidP="00227C5F">
      <w:pPr>
        <w:pStyle w:val="ListParagraph"/>
        <w:rPr>
          <w:rFonts w:ascii="Cambria" w:hAnsi="Cambria"/>
          <w:i/>
          <w:iCs/>
          <w:sz w:val="22"/>
          <w:szCs w:val="22"/>
        </w:rPr>
      </w:pPr>
      <w:r w:rsidRPr="001878C8">
        <w:rPr>
          <w:rFonts w:ascii="Cambria" w:hAnsi="Cambria"/>
          <w:i/>
          <w:iCs/>
          <w:sz w:val="22"/>
          <w:szCs w:val="22"/>
        </w:rPr>
        <w:t>Effective August 16, 2021, the University will implement a salary increase program on the basis of merit equivalent to 2% or the FY 2022 campus-wide general salary program as may be announced by the Chancellor and Provost in the campus “FY 2022 Budget and Salary Guidelines” (in the event a general salary program is implemented) whichever is greater.</w:t>
      </w:r>
    </w:p>
    <w:p w14:paraId="40DD89CA" w14:textId="77777777" w:rsidR="00227C5F" w:rsidRPr="001878C8" w:rsidRDefault="00227C5F" w:rsidP="00227C5F">
      <w:pPr>
        <w:pStyle w:val="ListParagraph"/>
        <w:rPr>
          <w:rFonts w:ascii="Cambria" w:hAnsi="Cambria"/>
          <w:i/>
          <w:iCs/>
          <w:sz w:val="22"/>
          <w:szCs w:val="22"/>
        </w:rPr>
      </w:pPr>
    </w:p>
    <w:p w14:paraId="0DFBDDEE" w14:textId="77777777" w:rsidR="00227C5F" w:rsidRPr="001878C8" w:rsidRDefault="00227C5F" w:rsidP="00227C5F">
      <w:pPr>
        <w:pStyle w:val="ListParagraph"/>
        <w:rPr>
          <w:rFonts w:ascii="Cambria" w:hAnsi="Cambria"/>
          <w:i/>
          <w:iCs/>
          <w:sz w:val="22"/>
          <w:szCs w:val="22"/>
        </w:rPr>
      </w:pPr>
      <w:r w:rsidRPr="001878C8">
        <w:rPr>
          <w:rFonts w:ascii="Cambria" w:hAnsi="Cambria"/>
          <w:i/>
          <w:iCs/>
          <w:sz w:val="22"/>
          <w:szCs w:val="22"/>
        </w:rPr>
        <w:t>Effective August 16, 2021 for the 2021-2022 year, each applicable college will be allocated an amount equal to 2% of the tenure and non-tenure system faculty salary base for pay adjustments which must be awarded to individual faculty to address compression and equity issues. Compression and equity adjustments will be determined in the sole discretion of the dean following consultation with department heads.</w:t>
      </w:r>
    </w:p>
    <w:p w14:paraId="127DBB3F" w14:textId="77777777" w:rsidR="00227C5F" w:rsidRPr="001878C8" w:rsidRDefault="00227C5F" w:rsidP="00227C5F">
      <w:pPr>
        <w:pStyle w:val="ListParagraph"/>
        <w:rPr>
          <w:rFonts w:ascii="Cambria" w:hAnsi="Cambria"/>
          <w:i/>
          <w:iCs/>
          <w:sz w:val="22"/>
          <w:szCs w:val="22"/>
        </w:rPr>
      </w:pPr>
    </w:p>
    <w:p w14:paraId="7C8513CF" w14:textId="77777777" w:rsidR="00227C5F" w:rsidRPr="001878C8" w:rsidRDefault="00227C5F" w:rsidP="00227C5F">
      <w:pPr>
        <w:pStyle w:val="ListParagraph"/>
        <w:rPr>
          <w:rFonts w:ascii="Cambria" w:hAnsi="Cambria"/>
          <w:sz w:val="22"/>
          <w:szCs w:val="22"/>
        </w:rPr>
      </w:pPr>
      <w:r w:rsidRPr="001878C8">
        <w:rPr>
          <w:rFonts w:ascii="Cambria" w:hAnsi="Cambria"/>
          <w:sz w:val="22"/>
          <w:szCs w:val="22"/>
        </w:rPr>
        <w:t xml:space="preserve">The 2% C/E represents a pool of funding to address compression and equity and does not obligate an award to every member. Increases for faculty promotions will not count against the salary or C/E pools. </w:t>
      </w:r>
    </w:p>
    <w:p w14:paraId="1855E7AF" w14:textId="77777777" w:rsidR="00227C5F" w:rsidRPr="001878C8" w:rsidRDefault="00227C5F" w:rsidP="00227C5F">
      <w:pPr>
        <w:pStyle w:val="ListParagraph"/>
        <w:rPr>
          <w:rFonts w:ascii="Cambria" w:hAnsi="Cambria"/>
          <w:sz w:val="22"/>
          <w:szCs w:val="22"/>
        </w:rPr>
      </w:pPr>
    </w:p>
    <w:p w14:paraId="32A5E53D" w14:textId="77777777" w:rsidR="00227C5F" w:rsidRPr="001878C8" w:rsidRDefault="00227C5F" w:rsidP="00227C5F">
      <w:pPr>
        <w:pStyle w:val="ListParagraph"/>
        <w:rPr>
          <w:rFonts w:ascii="Cambria" w:hAnsi="Cambria"/>
          <w:sz w:val="22"/>
          <w:szCs w:val="22"/>
        </w:rPr>
      </w:pPr>
      <w:r w:rsidRPr="001878C8">
        <w:rPr>
          <w:rFonts w:ascii="Cambria" w:hAnsi="Cambria"/>
          <w:sz w:val="22"/>
          <w:szCs w:val="22"/>
        </w:rPr>
        <w:t>Additional information regarding the faculty salary pools and funding will be provided in a separate communication regarding the FY 2022 Budget from the Office of the Associate Chancellor for Budget, HR and Financial Administration.</w:t>
      </w:r>
    </w:p>
    <w:p w14:paraId="215825A3" w14:textId="77777777" w:rsidR="00227C5F" w:rsidRPr="001878C8" w:rsidRDefault="00227C5F" w:rsidP="00227C5F">
      <w:pPr>
        <w:pStyle w:val="ListParagraph"/>
        <w:rPr>
          <w:rFonts w:ascii="Cambria" w:hAnsi="Cambria"/>
          <w:sz w:val="22"/>
          <w:szCs w:val="22"/>
        </w:rPr>
      </w:pPr>
    </w:p>
    <w:p w14:paraId="4DA894D6" w14:textId="77777777" w:rsidR="00227C5F" w:rsidRPr="001878C8" w:rsidRDefault="00227C5F" w:rsidP="001878C8">
      <w:pPr>
        <w:pStyle w:val="ListParagraph"/>
        <w:numPr>
          <w:ilvl w:val="0"/>
          <w:numId w:val="17"/>
        </w:numPr>
        <w:contextualSpacing/>
        <w:rPr>
          <w:rFonts w:ascii="Cambria" w:hAnsi="Cambria"/>
          <w:sz w:val="22"/>
          <w:szCs w:val="22"/>
        </w:rPr>
      </w:pPr>
      <w:r w:rsidRPr="001878C8">
        <w:rPr>
          <w:rFonts w:ascii="Cambria" w:hAnsi="Cambria"/>
          <w:b/>
          <w:bCs/>
          <w:sz w:val="22"/>
          <w:szCs w:val="22"/>
        </w:rPr>
        <w:t>Salary Increases for Faculty Not Represented by a Bargaining Unit</w:t>
      </w:r>
    </w:p>
    <w:p w14:paraId="5762BF8A" w14:textId="77777777" w:rsidR="00227C5F" w:rsidRPr="001878C8" w:rsidRDefault="00227C5F" w:rsidP="00227C5F">
      <w:pPr>
        <w:pStyle w:val="ListParagraph"/>
        <w:rPr>
          <w:rFonts w:ascii="Cambria" w:hAnsi="Cambria"/>
          <w:sz w:val="22"/>
          <w:szCs w:val="22"/>
        </w:rPr>
      </w:pPr>
      <w:r w:rsidRPr="001878C8">
        <w:rPr>
          <w:rFonts w:ascii="Cambria" w:hAnsi="Cambria"/>
          <w:sz w:val="22"/>
          <w:szCs w:val="22"/>
        </w:rPr>
        <w:t xml:space="preserve">Faculty who are not represented by a bargaining unit are eligible for merit increases.  At the discretion of the college dean, pay adjustments to address compression and </w:t>
      </w:r>
      <w:r w:rsidRPr="001878C8">
        <w:rPr>
          <w:rFonts w:ascii="Cambria" w:hAnsi="Cambria"/>
          <w:sz w:val="22"/>
          <w:szCs w:val="22"/>
        </w:rPr>
        <w:lastRenderedPageBreak/>
        <w:t>equity concerns are optional if such circumstances may dictate, but are not required on an individual basis.  All such increases for this group of employees must be entered into Salary Planner by the aforementioned deadlines.</w:t>
      </w:r>
    </w:p>
    <w:p w14:paraId="025AFD42" w14:textId="77777777" w:rsidR="00227C5F" w:rsidRPr="001878C8" w:rsidRDefault="00227C5F" w:rsidP="00227C5F">
      <w:pPr>
        <w:rPr>
          <w:rFonts w:ascii="Cambria" w:hAnsi="Cambria"/>
          <w:sz w:val="22"/>
          <w:szCs w:val="22"/>
        </w:rPr>
      </w:pPr>
    </w:p>
    <w:p w14:paraId="77B28492" w14:textId="77777777" w:rsidR="00227C5F" w:rsidRPr="001878C8" w:rsidRDefault="00227C5F" w:rsidP="00227C5F">
      <w:pPr>
        <w:rPr>
          <w:rFonts w:ascii="Cambria" w:hAnsi="Cambria"/>
          <w:b/>
          <w:bCs/>
          <w:sz w:val="22"/>
          <w:szCs w:val="22"/>
        </w:rPr>
      </w:pPr>
      <w:r w:rsidRPr="001878C8">
        <w:rPr>
          <w:rFonts w:ascii="Cambria" w:hAnsi="Cambria"/>
          <w:b/>
          <w:bCs/>
          <w:sz w:val="22"/>
          <w:szCs w:val="22"/>
        </w:rPr>
        <w:t>VII.</w:t>
      </w:r>
      <w:r w:rsidRPr="001878C8">
        <w:rPr>
          <w:rFonts w:ascii="Cambria" w:hAnsi="Cambria"/>
          <w:sz w:val="22"/>
          <w:szCs w:val="22"/>
        </w:rPr>
        <w:tab/>
      </w:r>
      <w:r w:rsidRPr="001878C8">
        <w:rPr>
          <w:rFonts w:ascii="Cambria" w:hAnsi="Cambria"/>
          <w:b/>
          <w:bCs/>
          <w:sz w:val="22"/>
          <w:szCs w:val="22"/>
        </w:rPr>
        <w:t>Employees Not Eligible for Salary Increases</w:t>
      </w:r>
    </w:p>
    <w:p w14:paraId="1694CCB4" w14:textId="77777777" w:rsidR="00227C5F" w:rsidRPr="001878C8" w:rsidRDefault="00227C5F" w:rsidP="00227C5F">
      <w:pPr>
        <w:rPr>
          <w:rFonts w:ascii="Cambria" w:hAnsi="Cambria"/>
          <w:sz w:val="22"/>
          <w:szCs w:val="22"/>
        </w:rPr>
      </w:pPr>
      <w:r w:rsidRPr="001878C8">
        <w:rPr>
          <w:rFonts w:ascii="Cambria" w:hAnsi="Cambria"/>
          <w:b/>
          <w:bCs/>
          <w:sz w:val="22"/>
          <w:szCs w:val="22"/>
        </w:rPr>
        <w:tab/>
      </w:r>
      <w:r w:rsidRPr="001878C8">
        <w:rPr>
          <w:rFonts w:ascii="Cambria" w:hAnsi="Cambria"/>
          <w:sz w:val="22"/>
          <w:szCs w:val="22"/>
        </w:rPr>
        <w:t>The following employees are not eligible for merit salary increases:</w:t>
      </w:r>
    </w:p>
    <w:p w14:paraId="657DE2F0" w14:textId="77777777" w:rsidR="00227C5F" w:rsidRPr="001878C8" w:rsidRDefault="00227C5F" w:rsidP="00227C5F">
      <w:pPr>
        <w:rPr>
          <w:rFonts w:ascii="Cambria" w:hAnsi="Cambria"/>
          <w:sz w:val="22"/>
          <w:szCs w:val="22"/>
        </w:rPr>
      </w:pPr>
    </w:p>
    <w:p w14:paraId="29781151"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 xml:space="preserve">New hire effective on or after 3/1/2021 </w:t>
      </w:r>
      <w:r w:rsidRPr="001878C8">
        <w:rPr>
          <w:rFonts w:ascii="Cambria" w:hAnsi="Cambria"/>
          <w:i/>
          <w:iCs/>
          <w:sz w:val="22"/>
          <w:szCs w:val="22"/>
        </w:rPr>
        <w:t>or newly appointed to a different position with a pay increase;</w:t>
      </w:r>
    </w:p>
    <w:p w14:paraId="7E3D1B20"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Employee received a significant off-cycle pay increase eff 3/1/21, or after, e.g. 7% or greater;</w:t>
      </w:r>
    </w:p>
    <w:p w14:paraId="09469E81"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Employees who are separating (documented);</w:t>
      </w:r>
    </w:p>
    <w:p w14:paraId="753B6259"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Re-employed retirees (if at SURS threshold) except those hired via an open search process unless otherwise specifically provided by a collective bargaining agreement</w:t>
      </w:r>
    </w:p>
    <w:p w14:paraId="0238E5F9"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Residents (UI Health, Medicine, Pharmacy, Applied Health); and</w:t>
      </w:r>
    </w:p>
    <w:p w14:paraId="5BDB3BD3" w14:textId="77777777" w:rsidR="00227C5F" w:rsidRPr="001878C8" w:rsidRDefault="00227C5F" w:rsidP="001878C8">
      <w:pPr>
        <w:numPr>
          <w:ilvl w:val="0"/>
          <w:numId w:val="19"/>
        </w:numPr>
        <w:tabs>
          <w:tab w:val="clear" w:pos="720"/>
          <w:tab w:val="num" w:pos="1080"/>
        </w:tabs>
        <w:ind w:left="1080"/>
        <w:rPr>
          <w:rFonts w:ascii="Cambria" w:hAnsi="Cambria"/>
          <w:sz w:val="22"/>
          <w:szCs w:val="22"/>
        </w:rPr>
      </w:pPr>
      <w:r w:rsidRPr="001878C8">
        <w:rPr>
          <w:rFonts w:ascii="Cambria" w:hAnsi="Cambria"/>
          <w:sz w:val="22"/>
          <w:szCs w:val="22"/>
        </w:rPr>
        <w:t>Employees represented by a labor union:</w:t>
      </w:r>
    </w:p>
    <w:p w14:paraId="0492FA9B" w14:textId="77777777" w:rsidR="00227C5F" w:rsidRPr="001878C8" w:rsidRDefault="00227C5F" w:rsidP="001878C8">
      <w:pPr>
        <w:numPr>
          <w:ilvl w:val="1"/>
          <w:numId w:val="19"/>
        </w:numPr>
        <w:tabs>
          <w:tab w:val="clear" w:pos="1440"/>
          <w:tab w:val="num" w:pos="1800"/>
        </w:tabs>
        <w:ind w:left="1800"/>
        <w:rPr>
          <w:rFonts w:ascii="Cambria" w:hAnsi="Cambria"/>
          <w:sz w:val="22"/>
          <w:szCs w:val="22"/>
        </w:rPr>
      </w:pPr>
      <w:r w:rsidRPr="001878C8">
        <w:rPr>
          <w:rFonts w:ascii="Cambria" w:hAnsi="Cambria"/>
          <w:sz w:val="22"/>
          <w:szCs w:val="22"/>
        </w:rPr>
        <w:t>If engaged in current collective bargaining (GEO, Police Supervisors and Electrician Technicians-Media A/V).</w:t>
      </w:r>
    </w:p>
    <w:p w14:paraId="15A4B479" w14:textId="77777777" w:rsidR="00227C5F" w:rsidRPr="001878C8" w:rsidRDefault="00227C5F" w:rsidP="001878C8">
      <w:pPr>
        <w:numPr>
          <w:ilvl w:val="1"/>
          <w:numId w:val="19"/>
        </w:numPr>
        <w:tabs>
          <w:tab w:val="clear" w:pos="1440"/>
          <w:tab w:val="num" w:pos="1800"/>
        </w:tabs>
        <w:ind w:left="1800"/>
        <w:rPr>
          <w:rFonts w:ascii="Cambria" w:hAnsi="Cambria"/>
          <w:sz w:val="22"/>
          <w:szCs w:val="22"/>
        </w:rPr>
      </w:pPr>
      <w:r w:rsidRPr="001878C8">
        <w:rPr>
          <w:rFonts w:ascii="Cambria" w:hAnsi="Cambria"/>
          <w:sz w:val="22"/>
          <w:szCs w:val="22"/>
        </w:rPr>
        <w:t xml:space="preserve">If the contract does not provide for wage increases pursuant to the campus salary program, contract or prevailing wages (Firemen &amp; Oilers). </w:t>
      </w:r>
    </w:p>
    <w:p w14:paraId="6AAC4738" w14:textId="77777777" w:rsidR="00227C5F" w:rsidRPr="001878C8" w:rsidRDefault="00227C5F" w:rsidP="00227C5F">
      <w:pPr>
        <w:rPr>
          <w:rFonts w:ascii="Cambria" w:hAnsi="Cambria"/>
          <w:sz w:val="22"/>
          <w:szCs w:val="22"/>
        </w:rPr>
      </w:pPr>
    </w:p>
    <w:p w14:paraId="6E351133" w14:textId="77777777" w:rsidR="00227C5F" w:rsidRPr="001878C8" w:rsidRDefault="00227C5F" w:rsidP="001878C8">
      <w:pPr>
        <w:pStyle w:val="ListParagraph"/>
        <w:numPr>
          <w:ilvl w:val="0"/>
          <w:numId w:val="20"/>
        </w:numPr>
        <w:contextualSpacing/>
        <w:rPr>
          <w:rFonts w:ascii="Cambria" w:hAnsi="Cambria"/>
          <w:b/>
          <w:bCs/>
          <w:sz w:val="22"/>
          <w:szCs w:val="22"/>
        </w:rPr>
      </w:pPr>
      <w:r w:rsidRPr="001878C8">
        <w:rPr>
          <w:rFonts w:ascii="Cambria" w:hAnsi="Cambria"/>
          <w:b/>
          <w:bCs/>
          <w:sz w:val="22"/>
          <w:szCs w:val="22"/>
        </w:rPr>
        <w:t>Open Range Civil Service Employees on Probation</w:t>
      </w:r>
    </w:p>
    <w:p w14:paraId="04E1B3EA" w14:textId="77777777" w:rsidR="00227C5F" w:rsidRPr="001878C8" w:rsidRDefault="00227C5F" w:rsidP="00227C5F">
      <w:pPr>
        <w:ind w:left="720"/>
        <w:rPr>
          <w:rFonts w:ascii="Cambria" w:hAnsi="Cambria"/>
          <w:sz w:val="22"/>
          <w:szCs w:val="22"/>
        </w:rPr>
      </w:pPr>
      <w:r w:rsidRPr="001878C8">
        <w:rPr>
          <w:rFonts w:ascii="Cambria" w:hAnsi="Cambria"/>
          <w:sz w:val="22"/>
          <w:szCs w:val="22"/>
        </w:rPr>
        <w:t xml:space="preserve">Open Range Civil Service employees on probation are not included in Salary Planner.  However, these employees may be eligible for an increase upon the successful completion of their probationary period (at either the 6 or 12 month point depending on the classification.)   For these situations, units must process a HR Front End transaction and attach the </w:t>
      </w:r>
      <w:hyperlink r:id="rId32" w:history="1">
        <w:r w:rsidRPr="001878C8">
          <w:rPr>
            <w:rStyle w:val="Hyperlink"/>
            <w:rFonts w:ascii="Cambria" w:hAnsi="Cambria"/>
            <w:sz w:val="22"/>
            <w:szCs w:val="22"/>
          </w:rPr>
          <w:t>Open Range Merit Transmittal form</w:t>
        </w:r>
      </w:hyperlink>
      <w:r w:rsidRPr="001878C8">
        <w:rPr>
          <w:rFonts w:ascii="Cambria" w:hAnsi="Cambria"/>
          <w:sz w:val="22"/>
          <w:szCs w:val="22"/>
        </w:rPr>
        <w:t xml:space="preserve">, no later than 30 days following completion of the probationary period.  Any post-probation increase that exceeds will require justification and approval from the Dean, Vice Chancellor, Associate Chancellor or Vice Provost, whichever is applicable. </w:t>
      </w:r>
    </w:p>
    <w:p w14:paraId="61BFB826" w14:textId="77777777" w:rsidR="00227C5F" w:rsidRPr="001878C8" w:rsidRDefault="00227C5F" w:rsidP="00227C5F">
      <w:pPr>
        <w:ind w:left="720"/>
        <w:rPr>
          <w:rFonts w:ascii="Cambria" w:hAnsi="Cambria"/>
          <w:sz w:val="22"/>
          <w:szCs w:val="22"/>
        </w:rPr>
      </w:pPr>
    </w:p>
    <w:p w14:paraId="13088716" w14:textId="77777777" w:rsidR="00227C5F" w:rsidRPr="001878C8" w:rsidRDefault="00227C5F" w:rsidP="001878C8">
      <w:pPr>
        <w:pStyle w:val="ListParagraph"/>
        <w:numPr>
          <w:ilvl w:val="0"/>
          <w:numId w:val="20"/>
        </w:numPr>
        <w:contextualSpacing/>
        <w:rPr>
          <w:rFonts w:ascii="Cambria" w:hAnsi="Cambria"/>
          <w:sz w:val="22"/>
          <w:szCs w:val="22"/>
        </w:rPr>
      </w:pPr>
      <w:r w:rsidRPr="001878C8">
        <w:rPr>
          <w:rFonts w:ascii="Cambria" w:hAnsi="Cambria"/>
          <w:b/>
          <w:bCs/>
          <w:sz w:val="22"/>
          <w:szCs w:val="22"/>
        </w:rPr>
        <w:t>Employees Eligible for a Salary Increase in Salary Planner</w:t>
      </w:r>
    </w:p>
    <w:p w14:paraId="4A3040B5" w14:textId="797EBA8E" w:rsidR="00227C5F" w:rsidRPr="001878C8" w:rsidRDefault="00227C5F" w:rsidP="001878C8">
      <w:pPr>
        <w:ind w:left="720"/>
        <w:rPr>
          <w:rFonts w:ascii="Cambria" w:hAnsi="Cambria"/>
          <w:sz w:val="22"/>
          <w:szCs w:val="22"/>
        </w:rPr>
      </w:pPr>
      <w:r w:rsidRPr="001878C8">
        <w:rPr>
          <w:rFonts w:ascii="Cambria" w:hAnsi="Cambria"/>
          <w:sz w:val="22"/>
          <w:szCs w:val="22"/>
        </w:rPr>
        <w:t>The following employees are eligible for increases and must be processed in Salary Planner:</w:t>
      </w:r>
    </w:p>
    <w:p w14:paraId="382F45BB"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Academic Professional (visiting and permanent)</w:t>
      </w:r>
    </w:p>
    <w:p w14:paraId="0892F8F2"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Civil Service Open Range</w:t>
      </w:r>
    </w:p>
    <w:p w14:paraId="0964FF82"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Postdoctoral Research Associate</w:t>
      </w:r>
    </w:p>
    <w:p w14:paraId="02AADC6C"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Faculty in a bargaining unit</w:t>
      </w:r>
    </w:p>
    <w:p w14:paraId="6FD6C591"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Faculty not represented by a bargaining unit</w:t>
      </w:r>
    </w:p>
    <w:p w14:paraId="1D663D92" w14:textId="77777777" w:rsidR="00227C5F" w:rsidRPr="001878C8" w:rsidRDefault="00227C5F" w:rsidP="001878C8">
      <w:pPr>
        <w:numPr>
          <w:ilvl w:val="0"/>
          <w:numId w:val="21"/>
        </w:numPr>
        <w:tabs>
          <w:tab w:val="num" w:pos="720"/>
        </w:tabs>
        <w:rPr>
          <w:rFonts w:ascii="Cambria" w:hAnsi="Cambria"/>
          <w:sz w:val="22"/>
          <w:szCs w:val="22"/>
        </w:rPr>
      </w:pPr>
      <w:r w:rsidRPr="001878C8">
        <w:rPr>
          <w:rFonts w:ascii="Cambria" w:hAnsi="Cambria"/>
          <w:sz w:val="22"/>
          <w:szCs w:val="22"/>
        </w:rPr>
        <w:t>Faculty promotions, awards and counter-offers</w:t>
      </w:r>
    </w:p>
    <w:p w14:paraId="7654D830" w14:textId="77777777" w:rsidR="00227C5F" w:rsidRPr="001878C8" w:rsidRDefault="00227C5F" w:rsidP="00227C5F">
      <w:pPr>
        <w:rPr>
          <w:rFonts w:ascii="Cambria" w:hAnsi="Cambria"/>
          <w:sz w:val="22"/>
          <w:szCs w:val="22"/>
        </w:rPr>
      </w:pPr>
    </w:p>
    <w:p w14:paraId="2FF69496" w14:textId="77777777" w:rsidR="00227C5F" w:rsidRPr="001878C8" w:rsidRDefault="00227C5F" w:rsidP="001878C8">
      <w:pPr>
        <w:pStyle w:val="ListParagraph"/>
        <w:numPr>
          <w:ilvl w:val="0"/>
          <w:numId w:val="20"/>
        </w:numPr>
        <w:contextualSpacing/>
        <w:rPr>
          <w:rFonts w:ascii="Cambria" w:hAnsi="Cambria"/>
          <w:b/>
          <w:bCs/>
          <w:sz w:val="22"/>
          <w:szCs w:val="22"/>
        </w:rPr>
      </w:pPr>
      <w:r w:rsidRPr="001878C8">
        <w:rPr>
          <w:rFonts w:ascii="Cambria" w:hAnsi="Cambria"/>
          <w:b/>
          <w:bCs/>
          <w:sz w:val="22"/>
          <w:szCs w:val="22"/>
        </w:rPr>
        <w:t>SURS 6% Rule</w:t>
      </w:r>
    </w:p>
    <w:p w14:paraId="21AF0EBE" w14:textId="77777777" w:rsidR="00227C5F" w:rsidRPr="001878C8" w:rsidRDefault="00227C5F" w:rsidP="00227C5F">
      <w:pPr>
        <w:pStyle w:val="ListParagraph"/>
        <w:rPr>
          <w:rFonts w:ascii="Cambria" w:hAnsi="Cambria"/>
          <w:bCs/>
          <w:sz w:val="22"/>
          <w:szCs w:val="22"/>
        </w:rPr>
      </w:pPr>
      <w:r w:rsidRPr="001878C8">
        <w:rPr>
          <w:rFonts w:ascii="Cambria" w:hAnsi="Cambria"/>
          <w:bCs/>
          <w:sz w:val="22"/>
          <w:szCs w:val="22"/>
        </w:rPr>
        <w:t xml:space="preserve">SURS requires that employers pay the present value of the resulting increase in benefits attributable to the portion of any salary increases in excess of 6% during the participant’s final rate of earnings period. For employees who first became members of SURS (or a reciprocal retirement system) before January 1, 2011 (Tier I members), the final rate of earnings is the four consecutive academic years of employment in which earnings are the highest (or the 48 months of employment for certain employees). For individuals who first became members of SURS on or after January 1, </w:t>
      </w:r>
      <w:r w:rsidRPr="001878C8">
        <w:rPr>
          <w:rFonts w:ascii="Cambria" w:hAnsi="Cambria"/>
          <w:bCs/>
          <w:sz w:val="22"/>
          <w:szCs w:val="22"/>
        </w:rPr>
        <w:lastRenderedPageBreak/>
        <w:t>2011 (Tier II members), the final rate of earnings is the eight consecutive academic years of employment out of the last ten academic years of employment in which earnings are the highest (or the 96 consecutive months of employment out of the last 120 months of employment in which earnings are the highest for certain employees).</w:t>
      </w:r>
    </w:p>
    <w:p w14:paraId="53D5571B" w14:textId="77777777" w:rsidR="00227C5F" w:rsidRPr="001878C8" w:rsidRDefault="00227C5F" w:rsidP="00227C5F">
      <w:pPr>
        <w:pStyle w:val="ListParagraph"/>
        <w:rPr>
          <w:rFonts w:ascii="Cambria" w:hAnsi="Cambria"/>
          <w:bCs/>
          <w:sz w:val="22"/>
          <w:szCs w:val="22"/>
        </w:rPr>
      </w:pPr>
    </w:p>
    <w:p w14:paraId="3A7B769C" w14:textId="77777777" w:rsidR="00227C5F" w:rsidRPr="001878C8" w:rsidRDefault="00227C5F" w:rsidP="00227C5F">
      <w:pPr>
        <w:pStyle w:val="ListParagraph"/>
        <w:rPr>
          <w:rFonts w:ascii="Cambria" w:hAnsi="Cambria"/>
          <w:bCs/>
          <w:sz w:val="22"/>
          <w:szCs w:val="22"/>
        </w:rPr>
      </w:pPr>
      <w:r w:rsidRPr="001878C8">
        <w:rPr>
          <w:rFonts w:ascii="Cambria" w:hAnsi="Cambria"/>
          <w:bCs/>
          <w:sz w:val="22"/>
          <w:szCs w:val="22"/>
        </w:rPr>
        <w:t>The financial ramifications of the SURS Rule should be considered when determining merit salary increases as the cost payable to SURS will be the responsibility of the hiring unit.</w:t>
      </w:r>
    </w:p>
    <w:p w14:paraId="2D82034F" w14:textId="77777777" w:rsidR="00227C5F" w:rsidRPr="001878C8" w:rsidRDefault="00227C5F" w:rsidP="00227C5F">
      <w:pPr>
        <w:pStyle w:val="ListParagraph"/>
        <w:rPr>
          <w:rFonts w:ascii="Cambria" w:hAnsi="Cambria"/>
          <w:sz w:val="22"/>
          <w:szCs w:val="22"/>
        </w:rPr>
      </w:pPr>
    </w:p>
    <w:p w14:paraId="6FC5AFDC" w14:textId="77777777" w:rsidR="00227C5F" w:rsidRPr="001878C8" w:rsidRDefault="00227C5F" w:rsidP="001878C8">
      <w:pPr>
        <w:pStyle w:val="ListParagraph"/>
        <w:numPr>
          <w:ilvl w:val="0"/>
          <w:numId w:val="20"/>
        </w:numPr>
        <w:contextualSpacing/>
        <w:rPr>
          <w:rFonts w:ascii="Cambria" w:hAnsi="Cambria"/>
          <w:sz w:val="22"/>
          <w:szCs w:val="22"/>
        </w:rPr>
      </w:pPr>
      <w:r w:rsidRPr="001878C8">
        <w:rPr>
          <w:rFonts w:ascii="Cambria" w:hAnsi="Cambria"/>
          <w:b/>
          <w:bCs/>
          <w:sz w:val="22"/>
          <w:szCs w:val="22"/>
        </w:rPr>
        <w:t>Approval Requirements</w:t>
      </w:r>
    </w:p>
    <w:p w14:paraId="0DF873AD" w14:textId="77777777" w:rsidR="00227C5F" w:rsidRPr="001878C8" w:rsidRDefault="00227C5F" w:rsidP="001878C8">
      <w:pPr>
        <w:pStyle w:val="ListParagraph"/>
        <w:numPr>
          <w:ilvl w:val="0"/>
          <w:numId w:val="22"/>
        </w:numPr>
        <w:contextualSpacing/>
        <w:rPr>
          <w:rFonts w:ascii="Cambria" w:hAnsi="Cambria"/>
          <w:sz w:val="22"/>
          <w:szCs w:val="22"/>
        </w:rPr>
      </w:pPr>
      <w:r w:rsidRPr="001878C8">
        <w:rPr>
          <w:rFonts w:ascii="Cambria" w:hAnsi="Cambria"/>
          <w:sz w:val="22"/>
          <w:szCs w:val="22"/>
        </w:rPr>
        <w:t>Pre-approval of the Chancellor, Provost or Vice Chancellor for Health Affairs (based on the reporting line of the Dean or Vice Chancellor) is required for the following:</w:t>
      </w:r>
    </w:p>
    <w:p w14:paraId="0F7A64EE" w14:textId="77777777" w:rsidR="00227C5F" w:rsidRPr="001878C8" w:rsidRDefault="00227C5F" w:rsidP="001878C8">
      <w:pPr>
        <w:pStyle w:val="ListParagraph"/>
        <w:numPr>
          <w:ilvl w:val="0"/>
          <w:numId w:val="23"/>
        </w:numPr>
        <w:contextualSpacing/>
        <w:rPr>
          <w:rFonts w:ascii="Cambria" w:hAnsi="Cambria"/>
          <w:sz w:val="22"/>
          <w:szCs w:val="22"/>
        </w:rPr>
      </w:pPr>
      <w:r w:rsidRPr="001878C8">
        <w:rPr>
          <w:rFonts w:ascii="Cambria" w:hAnsi="Cambria"/>
          <w:sz w:val="22"/>
          <w:szCs w:val="22"/>
        </w:rPr>
        <w:t>Individual salary increases greater than 7%.</w:t>
      </w:r>
    </w:p>
    <w:p w14:paraId="657EB0F6" w14:textId="77777777" w:rsidR="00227C5F" w:rsidRPr="001878C8" w:rsidRDefault="00227C5F" w:rsidP="001878C8">
      <w:pPr>
        <w:pStyle w:val="ListParagraph"/>
        <w:numPr>
          <w:ilvl w:val="0"/>
          <w:numId w:val="23"/>
        </w:numPr>
        <w:contextualSpacing/>
        <w:rPr>
          <w:rFonts w:ascii="Cambria" w:hAnsi="Cambria"/>
          <w:sz w:val="22"/>
          <w:szCs w:val="22"/>
        </w:rPr>
      </w:pPr>
      <w:r w:rsidRPr="001878C8">
        <w:rPr>
          <w:rFonts w:ascii="Cambria" w:hAnsi="Cambria"/>
          <w:sz w:val="22"/>
          <w:szCs w:val="22"/>
        </w:rPr>
        <w:t>Salary increases for individuals hired on or after March 1, 2021, without a prior written commitment for a salary program increase.</w:t>
      </w:r>
    </w:p>
    <w:p w14:paraId="4857B78A" w14:textId="77777777" w:rsidR="00227C5F" w:rsidRPr="001878C8" w:rsidRDefault="00227C5F" w:rsidP="001878C8">
      <w:pPr>
        <w:pStyle w:val="ListParagraph"/>
        <w:numPr>
          <w:ilvl w:val="0"/>
          <w:numId w:val="23"/>
        </w:numPr>
        <w:contextualSpacing/>
        <w:rPr>
          <w:rFonts w:ascii="Cambria" w:hAnsi="Cambria"/>
          <w:sz w:val="22"/>
          <w:szCs w:val="22"/>
        </w:rPr>
      </w:pPr>
      <w:r w:rsidRPr="001878C8">
        <w:rPr>
          <w:rFonts w:ascii="Cambria" w:hAnsi="Cambria"/>
          <w:sz w:val="22"/>
          <w:szCs w:val="22"/>
        </w:rPr>
        <w:t>Salary increases for individuals who have already received a 7% or greater pay increase effective March 1, 2021 or after, including those hired to a new position.</w:t>
      </w:r>
    </w:p>
    <w:p w14:paraId="682911BB" w14:textId="77777777" w:rsidR="00227C5F" w:rsidRPr="001878C8" w:rsidRDefault="00227C5F" w:rsidP="001878C8">
      <w:pPr>
        <w:pStyle w:val="ListParagraph"/>
        <w:numPr>
          <w:ilvl w:val="0"/>
          <w:numId w:val="23"/>
        </w:numPr>
        <w:contextualSpacing/>
        <w:rPr>
          <w:rFonts w:ascii="Cambria" w:hAnsi="Cambria"/>
          <w:sz w:val="22"/>
          <w:szCs w:val="22"/>
        </w:rPr>
      </w:pPr>
      <w:r w:rsidRPr="001878C8">
        <w:rPr>
          <w:rFonts w:ascii="Cambria" w:hAnsi="Cambria"/>
          <w:sz w:val="22"/>
          <w:szCs w:val="22"/>
        </w:rPr>
        <w:t>Open Range post-probationary increases that occurred during AY 2020-2021 that exceed 7%.</w:t>
      </w:r>
    </w:p>
    <w:p w14:paraId="0A9A22A8" w14:textId="77777777" w:rsidR="00227C5F" w:rsidRPr="001878C8" w:rsidRDefault="00227C5F" w:rsidP="001878C8">
      <w:pPr>
        <w:pStyle w:val="ListParagraph"/>
        <w:numPr>
          <w:ilvl w:val="0"/>
          <w:numId w:val="22"/>
        </w:numPr>
        <w:contextualSpacing/>
        <w:rPr>
          <w:rFonts w:ascii="Cambria" w:hAnsi="Cambria"/>
          <w:sz w:val="22"/>
          <w:szCs w:val="22"/>
        </w:rPr>
      </w:pPr>
      <w:r w:rsidRPr="001878C8">
        <w:rPr>
          <w:rFonts w:ascii="Cambria" w:hAnsi="Cambria"/>
          <w:sz w:val="22"/>
          <w:szCs w:val="22"/>
        </w:rPr>
        <w:t>Increases exceeding 7% for any RAMP administrator requires Chancellor Amiridis’ review and approval.</w:t>
      </w:r>
    </w:p>
    <w:p w14:paraId="563033D6" w14:textId="77777777" w:rsidR="00227C5F" w:rsidRPr="001878C8" w:rsidRDefault="00227C5F" w:rsidP="001878C8">
      <w:pPr>
        <w:pStyle w:val="ListParagraph"/>
        <w:numPr>
          <w:ilvl w:val="0"/>
          <w:numId w:val="22"/>
        </w:numPr>
        <w:contextualSpacing/>
        <w:rPr>
          <w:rFonts w:ascii="Cambria" w:hAnsi="Cambria"/>
          <w:sz w:val="22"/>
          <w:szCs w:val="22"/>
        </w:rPr>
      </w:pPr>
      <w:r w:rsidRPr="001878C8">
        <w:rPr>
          <w:rFonts w:ascii="Cambria" w:hAnsi="Cambria"/>
          <w:sz w:val="22"/>
          <w:szCs w:val="22"/>
        </w:rPr>
        <w:t xml:space="preserve">A notation of the approved exceptions must be documented in the Salary Planner Comments box and on the </w:t>
      </w:r>
      <w:hyperlink r:id="rId33" w:history="1">
        <w:r w:rsidRPr="001878C8">
          <w:rPr>
            <w:rStyle w:val="Hyperlink"/>
            <w:rFonts w:ascii="Cambria" w:hAnsi="Cambria"/>
            <w:sz w:val="22"/>
            <w:szCs w:val="22"/>
          </w:rPr>
          <w:t>Salary Planner Exceptions Spreadsheet</w:t>
        </w:r>
      </w:hyperlink>
      <w:r w:rsidRPr="001878C8">
        <w:rPr>
          <w:rFonts w:ascii="Cambria" w:hAnsi="Cambria"/>
          <w:sz w:val="22"/>
          <w:szCs w:val="22"/>
        </w:rPr>
        <w:t xml:space="preserve"> which must be submitted to UIC HR by July 23, 2021. Approved exceptions should also be documented in the Salary Planner Comments. </w:t>
      </w:r>
    </w:p>
    <w:p w14:paraId="12418A69" w14:textId="77777777" w:rsidR="00227C5F" w:rsidRPr="001878C8" w:rsidRDefault="00227C5F" w:rsidP="001878C8">
      <w:pPr>
        <w:pStyle w:val="ListParagraph"/>
        <w:numPr>
          <w:ilvl w:val="0"/>
          <w:numId w:val="22"/>
        </w:numPr>
        <w:contextualSpacing/>
        <w:rPr>
          <w:rFonts w:ascii="Cambria" w:hAnsi="Cambria"/>
          <w:sz w:val="22"/>
          <w:szCs w:val="22"/>
        </w:rPr>
      </w:pPr>
      <w:r w:rsidRPr="001878C8">
        <w:rPr>
          <w:rFonts w:ascii="Cambria" w:hAnsi="Cambria"/>
          <w:sz w:val="22"/>
          <w:szCs w:val="22"/>
        </w:rPr>
        <w:t>0% increases do not need approval but require justification noted in the Salary Planner Comments box.</w:t>
      </w:r>
    </w:p>
    <w:p w14:paraId="7767A6AC" w14:textId="17817F6D" w:rsidR="00227C5F" w:rsidRDefault="00227C5F" w:rsidP="001878C8">
      <w:pPr>
        <w:pStyle w:val="ListParagraph"/>
        <w:numPr>
          <w:ilvl w:val="0"/>
          <w:numId w:val="22"/>
        </w:numPr>
        <w:contextualSpacing/>
        <w:rPr>
          <w:rFonts w:ascii="Cambria" w:hAnsi="Cambria"/>
          <w:sz w:val="22"/>
          <w:szCs w:val="22"/>
        </w:rPr>
      </w:pPr>
      <w:r w:rsidRPr="001878C8">
        <w:rPr>
          <w:rFonts w:ascii="Cambria" w:hAnsi="Cambria"/>
          <w:sz w:val="22"/>
          <w:szCs w:val="22"/>
        </w:rPr>
        <w:t>Each dean or vice chancellor is responsible for authorizing salary awards within the 2% pool established (for state funded positions.)  If the dean or vice chancellor wants to exceed an overall pool of 2%, a certification form must be completed to demonstrate sufficient funding is available to cover the recurring costs in excess of the 2% threshold.  This template will be provided from the Office of Budget and Financial Analysis, along with the FY 2022 Budget Guidelines.</w:t>
      </w:r>
    </w:p>
    <w:p w14:paraId="5E720E17" w14:textId="77777777" w:rsidR="00227C5F" w:rsidRPr="001878C8" w:rsidRDefault="00227C5F" w:rsidP="00227C5F">
      <w:pPr>
        <w:rPr>
          <w:rFonts w:ascii="Cambria" w:hAnsi="Cambria"/>
          <w:sz w:val="22"/>
          <w:szCs w:val="22"/>
        </w:rPr>
      </w:pPr>
    </w:p>
    <w:p w14:paraId="58938110" w14:textId="77777777" w:rsidR="00227C5F" w:rsidRPr="001878C8" w:rsidRDefault="00227C5F" w:rsidP="001878C8">
      <w:pPr>
        <w:pStyle w:val="ListParagraph"/>
        <w:numPr>
          <w:ilvl w:val="0"/>
          <w:numId w:val="20"/>
        </w:numPr>
        <w:contextualSpacing/>
        <w:rPr>
          <w:rFonts w:ascii="Cambria" w:hAnsi="Cambria"/>
          <w:sz w:val="22"/>
          <w:szCs w:val="22"/>
        </w:rPr>
      </w:pPr>
      <w:r w:rsidRPr="001878C8">
        <w:rPr>
          <w:rFonts w:ascii="Cambria" w:hAnsi="Cambria"/>
          <w:b/>
          <w:bCs/>
          <w:sz w:val="22"/>
          <w:szCs w:val="22"/>
        </w:rPr>
        <w:t>Employee Notification</w:t>
      </w:r>
    </w:p>
    <w:p w14:paraId="2DCB348E" w14:textId="77777777" w:rsidR="00227C5F" w:rsidRPr="001878C8" w:rsidRDefault="00227C5F" w:rsidP="00227C5F">
      <w:pPr>
        <w:pStyle w:val="ListParagraph"/>
        <w:rPr>
          <w:rFonts w:ascii="Cambria" w:hAnsi="Cambria"/>
          <w:sz w:val="22"/>
          <w:szCs w:val="22"/>
        </w:rPr>
      </w:pPr>
      <w:r w:rsidRPr="001878C8">
        <w:rPr>
          <w:rFonts w:ascii="Cambria" w:hAnsi="Cambria"/>
          <w:sz w:val="22"/>
          <w:szCs w:val="22"/>
        </w:rPr>
        <w:t xml:space="preserve">All employees who are eligible for merit salary increases as outlined above should be appropriately notified about the amount of their salary increase, or if they are determined ineligible.  Formal written communication is the preferred method.  The communication should not occur prior to the announcement by UIC HR that the upload has occurred.  Individual employees should receive a notification from their college/department PRIOR TO THE FIRST PAY DATE the increase will occur (9/16/21 for Academic employees, and 9/15/21 for Civil Service employees.) </w:t>
      </w:r>
    </w:p>
    <w:p w14:paraId="67ABFB15" w14:textId="77777777" w:rsidR="00227C5F" w:rsidRPr="001878C8" w:rsidRDefault="00227C5F" w:rsidP="00227C5F">
      <w:pPr>
        <w:pStyle w:val="ListParagraph"/>
        <w:rPr>
          <w:rFonts w:ascii="Cambria" w:hAnsi="Cambria"/>
          <w:sz w:val="22"/>
          <w:szCs w:val="22"/>
        </w:rPr>
      </w:pPr>
    </w:p>
    <w:p w14:paraId="0E6615A8" w14:textId="0100BA28" w:rsidR="00FC49FF" w:rsidRPr="001878C8" w:rsidRDefault="00227C5F" w:rsidP="00EE48AA">
      <w:pPr>
        <w:pStyle w:val="ListParagraph"/>
        <w:rPr>
          <w:rFonts w:ascii="Cambria" w:hAnsi="Cambria"/>
          <w:sz w:val="22"/>
          <w:szCs w:val="22"/>
        </w:rPr>
      </w:pPr>
      <w:r w:rsidRPr="001878C8">
        <w:rPr>
          <w:rFonts w:ascii="Cambria" w:hAnsi="Cambria"/>
          <w:sz w:val="22"/>
          <w:szCs w:val="22"/>
        </w:rPr>
        <w:t xml:space="preserve">Although the form of communication is up to the college/department, it should preferably be in writing and supervisors should make themselves available to discuss the new salary with individual employees.  All academic employees will receive a new Notice of Appointment (NOA) after Board of Trustees approval at the September board meeting (expected issuance date: 9/25/21). </w:t>
      </w:r>
    </w:p>
    <w:p w14:paraId="0E7A42C0" w14:textId="77777777" w:rsidR="00227C5F" w:rsidRPr="001878C8" w:rsidRDefault="00227C5F" w:rsidP="00227C5F">
      <w:pPr>
        <w:pStyle w:val="ListParagraph"/>
        <w:ind w:left="0"/>
        <w:rPr>
          <w:rFonts w:ascii="Cambria" w:hAnsi="Cambria"/>
          <w:b/>
          <w:bCs/>
          <w:sz w:val="22"/>
          <w:szCs w:val="22"/>
        </w:rPr>
      </w:pPr>
      <w:r w:rsidRPr="001878C8">
        <w:rPr>
          <w:rFonts w:ascii="Cambria" w:hAnsi="Cambria"/>
          <w:b/>
          <w:bCs/>
          <w:sz w:val="22"/>
          <w:szCs w:val="22"/>
        </w:rPr>
        <w:lastRenderedPageBreak/>
        <w:t>XII</w:t>
      </w:r>
      <w:r w:rsidRPr="001878C8">
        <w:rPr>
          <w:rFonts w:ascii="Cambria" w:hAnsi="Cambria"/>
          <w:sz w:val="22"/>
          <w:szCs w:val="22"/>
        </w:rPr>
        <w:t>.</w:t>
      </w:r>
      <w:r w:rsidRPr="001878C8">
        <w:rPr>
          <w:rFonts w:ascii="Cambria" w:hAnsi="Cambria"/>
          <w:sz w:val="22"/>
          <w:szCs w:val="22"/>
        </w:rPr>
        <w:tab/>
      </w:r>
      <w:r w:rsidRPr="001878C8">
        <w:rPr>
          <w:rFonts w:ascii="Cambria" w:hAnsi="Cambria"/>
          <w:b/>
          <w:bCs/>
          <w:sz w:val="22"/>
          <w:szCs w:val="22"/>
        </w:rPr>
        <w:t>Salary Minimums</w:t>
      </w:r>
    </w:p>
    <w:p w14:paraId="035F7EEB" w14:textId="77777777" w:rsidR="00227C5F" w:rsidRPr="001878C8" w:rsidRDefault="00227C5F" w:rsidP="001878C8">
      <w:pPr>
        <w:pStyle w:val="ListParagraph"/>
        <w:numPr>
          <w:ilvl w:val="0"/>
          <w:numId w:val="24"/>
        </w:numPr>
        <w:contextualSpacing/>
        <w:rPr>
          <w:rFonts w:ascii="Cambria" w:hAnsi="Cambria"/>
          <w:sz w:val="22"/>
          <w:szCs w:val="22"/>
        </w:rPr>
      </w:pPr>
      <w:r w:rsidRPr="001878C8">
        <w:rPr>
          <w:rFonts w:ascii="Cambria" w:hAnsi="Cambria"/>
          <w:sz w:val="22"/>
          <w:szCs w:val="22"/>
        </w:rPr>
        <w:t>The new minimum salary for full-time Academic Professionals and Postdoctoral Research Associates is $36,279 for 12-month service at 100% FTE.</w:t>
      </w:r>
    </w:p>
    <w:p w14:paraId="0194B592" w14:textId="77777777" w:rsidR="00227C5F" w:rsidRPr="001878C8" w:rsidRDefault="00227C5F" w:rsidP="001878C8">
      <w:pPr>
        <w:pStyle w:val="ListParagraph"/>
        <w:numPr>
          <w:ilvl w:val="0"/>
          <w:numId w:val="24"/>
        </w:numPr>
        <w:contextualSpacing/>
        <w:rPr>
          <w:rFonts w:ascii="Cambria" w:hAnsi="Cambria"/>
          <w:sz w:val="22"/>
          <w:szCs w:val="22"/>
        </w:rPr>
      </w:pPr>
      <w:r w:rsidRPr="001878C8">
        <w:rPr>
          <w:rFonts w:ascii="Cambria" w:hAnsi="Cambria"/>
          <w:sz w:val="22"/>
          <w:szCs w:val="22"/>
        </w:rPr>
        <w:t xml:space="preserve">The Clinical/Research Hourly minimum will be $17.44 per hour. </w:t>
      </w:r>
    </w:p>
    <w:p w14:paraId="41065E5B" w14:textId="77777777" w:rsidR="00227C5F" w:rsidRPr="001878C8" w:rsidRDefault="00227C5F" w:rsidP="001878C8">
      <w:pPr>
        <w:pStyle w:val="ListParagraph"/>
        <w:numPr>
          <w:ilvl w:val="0"/>
          <w:numId w:val="24"/>
        </w:numPr>
        <w:contextualSpacing/>
        <w:rPr>
          <w:rFonts w:ascii="Cambria" w:hAnsi="Cambria"/>
          <w:sz w:val="22"/>
          <w:szCs w:val="22"/>
        </w:rPr>
      </w:pPr>
      <w:r w:rsidRPr="001878C8">
        <w:rPr>
          <w:rFonts w:ascii="Cambria" w:hAnsi="Cambria"/>
          <w:sz w:val="22"/>
          <w:szCs w:val="22"/>
        </w:rPr>
        <w:t xml:space="preserve">All faculty salary minima will remain the same per contract. </w:t>
      </w:r>
    </w:p>
    <w:p w14:paraId="2C5EAB5E" w14:textId="77777777" w:rsidR="00227C5F" w:rsidRPr="001878C8" w:rsidRDefault="00227C5F" w:rsidP="00227C5F">
      <w:pPr>
        <w:rPr>
          <w:rFonts w:ascii="Cambria" w:hAnsi="Cambria"/>
          <w:sz w:val="22"/>
          <w:szCs w:val="22"/>
        </w:rPr>
      </w:pPr>
    </w:p>
    <w:p w14:paraId="46E10014" w14:textId="77777777" w:rsidR="00227C5F" w:rsidRPr="001878C8" w:rsidRDefault="00227C5F" w:rsidP="001878C8">
      <w:pPr>
        <w:pStyle w:val="ListParagraph"/>
        <w:numPr>
          <w:ilvl w:val="0"/>
          <w:numId w:val="25"/>
        </w:numPr>
        <w:contextualSpacing/>
        <w:rPr>
          <w:rFonts w:ascii="Cambria" w:hAnsi="Cambria"/>
          <w:sz w:val="22"/>
          <w:szCs w:val="22"/>
        </w:rPr>
      </w:pPr>
      <w:r w:rsidRPr="001878C8">
        <w:rPr>
          <w:rFonts w:ascii="Cambria" w:hAnsi="Cambria"/>
          <w:b/>
          <w:bCs/>
          <w:sz w:val="22"/>
          <w:szCs w:val="22"/>
        </w:rPr>
        <w:t>Student Employee Wage Plans</w:t>
      </w:r>
    </w:p>
    <w:p w14:paraId="40CCCB51" w14:textId="77777777" w:rsidR="00227C5F" w:rsidRPr="001878C8" w:rsidRDefault="00227C5F" w:rsidP="00227C5F">
      <w:pPr>
        <w:ind w:left="720"/>
        <w:rPr>
          <w:rFonts w:ascii="Cambria" w:hAnsi="Cambria"/>
          <w:sz w:val="22"/>
          <w:szCs w:val="22"/>
        </w:rPr>
      </w:pPr>
      <w:r w:rsidRPr="001878C8">
        <w:rPr>
          <w:rFonts w:ascii="Cambria" w:hAnsi="Cambria"/>
          <w:sz w:val="22"/>
          <w:szCs w:val="22"/>
        </w:rPr>
        <w:t>The minimum rates for student employees will increase by $1.00 effective August 22, 2021. All current student employees will automatically be raised to the new minimum rates. The Office of Student Employment and Career Readiness plans to send out a communication with additional information in mid-July.</w:t>
      </w:r>
    </w:p>
    <w:p w14:paraId="0BA0CA48" w14:textId="77777777" w:rsidR="00227C5F" w:rsidRPr="001878C8" w:rsidRDefault="00227C5F" w:rsidP="00227C5F">
      <w:pPr>
        <w:rPr>
          <w:rFonts w:ascii="Cambria" w:hAnsi="Cambria"/>
          <w:sz w:val="22"/>
          <w:szCs w:val="22"/>
        </w:rPr>
      </w:pPr>
    </w:p>
    <w:p w14:paraId="327CD631" w14:textId="77777777" w:rsidR="00227C5F" w:rsidRPr="001878C8" w:rsidRDefault="00227C5F" w:rsidP="001878C8">
      <w:pPr>
        <w:pStyle w:val="ListParagraph"/>
        <w:numPr>
          <w:ilvl w:val="0"/>
          <w:numId w:val="25"/>
        </w:numPr>
        <w:contextualSpacing/>
        <w:rPr>
          <w:rFonts w:ascii="Cambria" w:hAnsi="Cambria"/>
          <w:sz w:val="22"/>
          <w:szCs w:val="22"/>
        </w:rPr>
      </w:pPr>
      <w:r w:rsidRPr="001878C8">
        <w:rPr>
          <w:rFonts w:ascii="Cambria" w:hAnsi="Cambria"/>
          <w:b/>
          <w:bCs/>
          <w:sz w:val="22"/>
          <w:szCs w:val="22"/>
        </w:rPr>
        <w:t>Extra Help Employee Salaries</w:t>
      </w:r>
    </w:p>
    <w:p w14:paraId="7A31EBD1" w14:textId="77777777" w:rsidR="00227C5F" w:rsidRPr="001878C8" w:rsidRDefault="00227C5F" w:rsidP="00227C5F">
      <w:pPr>
        <w:ind w:left="720"/>
        <w:rPr>
          <w:rFonts w:ascii="Cambria" w:hAnsi="Cambria"/>
          <w:sz w:val="22"/>
          <w:szCs w:val="22"/>
        </w:rPr>
      </w:pPr>
      <w:r w:rsidRPr="001878C8">
        <w:rPr>
          <w:rFonts w:ascii="Cambria" w:hAnsi="Cambria"/>
          <w:sz w:val="22"/>
          <w:szCs w:val="22"/>
        </w:rPr>
        <w:t xml:space="preserve">Compensation for Extra Help/Temporary employees will be set in accordance with established approved State Universities Civil Service System classifications and University of Illinois pay plans. The pay rate for existing Extra Help employees will follow the salary range for the appropriate position classification based on the job responsibilities performed. For specific information, contact </w:t>
      </w:r>
      <w:hyperlink r:id="rId34" w:history="1">
        <w:r w:rsidRPr="001878C8">
          <w:rPr>
            <w:rStyle w:val="Hyperlink"/>
            <w:rFonts w:ascii="Cambria" w:hAnsi="Cambria" w:cs="Calibri"/>
            <w:sz w:val="22"/>
            <w:szCs w:val="22"/>
          </w:rPr>
          <w:t>uichrextrahelpadmin@uillinois.edu</w:t>
        </w:r>
      </w:hyperlink>
      <w:r w:rsidRPr="001878C8">
        <w:rPr>
          <w:rFonts w:ascii="Cambria" w:hAnsi="Cambria"/>
          <w:sz w:val="22"/>
          <w:szCs w:val="22"/>
        </w:rPr>
        <w:t xml:space="preserve">. </w:t>
      </w:r>
    </w:p>
    <w:p w14:paraId="68309ED8" w14:textId="77777777" w:rsidR="00227C5F" w:rsidRPr="001878C8" w:rsidRDefault="00227C5F" w:rsidP="00227C5F">
      <w:pPr>
        <w:rPr>
          <w:rFonts w:ascii="Cambria" w:hAnsi="Cambria"/>
          <w:b/>
          <w:bCs/>
          <w:sz w:val="22"/>
          <w:szCs w:val="22"/>
        </w:rPr>
      </w:pPr>
    </w:p>
    <w:p w14:paraId="2C4AB04B" w14:textId="77777777" w:rsidR="00227C5F" w:rsidRPr="001878C8" w:rsidRDefault="00227C5F" w:rsidP="00227C5F">
      <w:pPr>
        <w:rPr>
          <w:rFonts w:ascii="Cambria" w:hAnsi="Cambria"/>
          <w:b/>
          <w:bCs/>
          <w:sz w:val="22"/>
          <w:szCs w:val="22"/>
        </w:rPr>
      </w:pPr>
      <w:r w:rsidRPr="001878C8">
        <w:rPr>
          <w:rFonts w:ascii="Cambria" w:hAnsi="Cambria"/>
          <w:b/>
          <w:bCs/>
          <w:sz w:val="22"/>
          <w:szCs w:val="22"/>
        </w:rPr>
        <w:t xml:space="preserve">XV.  </w:t>
      </w:r>
      <w:r w:rsidRPr="001878C8">
        <w:rPr>
          <w:rFonts w:ascii="Cambria" w:hAnsi="Cambria"/>
          <w:b/>
          <w:bCs/>
          <w:sz w:val="22"/>
          <w:szCs w:val="22"/>
        </w:rPr>
        <w:tab/>
        <w:t>Graduate Employees Organization</w:t>
      </w:r>
    </w:p>
    <w:p w14:paraId="4859EF55" w14:textId="77777777" w:rsidR="00227C5F" w:rsidRPr="001878C8" w:rsidRDefault="00227C5F" w:rsidP="00227C5F">
      <w:pPr>
        <w:ind w:left="720"/>
        <w:rPr>
          <w:rFonts w:ascii="Cambria" w:hAnsi="Cambria"/>
          <w:sz w:val="22"/>
          <w:szCs w:val="22"/>
        </w:rPr>
      </w:pPr>
      <w:r w:rsidRPr="001878C8">
        <w:rPr>
          <w:rFonts w:ascii="Cambria" w:hAnsi="Cambria"/>
          <w:sz w:val="22"/>
          <w:szCs w:val="22"/>
        </w:rPr>
        <w:t xml:space="preserve">The </w:t>
      </w:r>
      <w:hyperlink r:id="rId35" w:history="1">
        <w:r w:rsidRPr="001878C8">
          <w:rPr>
            <w:rStyle w:val="Hyperlink"/>
            <w:rFonts w:ascii="Cambria" w:hAnsi="Cambria"/>
            <w:sz w:val="22"/>
            <w:szCs w:val="22"/>
          </w:rPr>
          <w:t>GEO contract</w:t>
        </w:r>
      </w:hyperlink>
      <w:r w:rsidRPr="001878C8">
        <w:rPr>
          <w:rFonts w:ascii="Cambria" w:hAnsi="Cambria"/>
          <w:sz w:val="22"/>
          <w:szCs w:val="22"/>
        </w:rPr>
        <w:t xml:space="preserve"> expires on August 15, 2021 and we are engaged in ongoing contract negotiations with the union. </w:t>
      </w:r>
    </w:p>
    <w:p w14:paraId="3D3F71A9" w14:textId="77777777" w:rsidR="00227C5F" w:rsidRPr="001878C8" w:rsidRDefault="00227C5F" w:rsidP="00227C5F">
      <w:pPr>
        <w:ind w:left="720"/>
        <w:rPr>
          <w:rFonts w:ascii="Cambria" w:hAnsi="Cambria"/>
          <w:sz w:val="22"/>
          <w:szCs w:val="22"/>
        </w:rPr>
      </w:pPr>
    </w:p>
    <w:p w14:paraId="45F83BCF" w14:textId="77777777" w:rsidR="00227C5F" w:rsidRPr="001878C8" w:rsidRDefault="00227C5F" w:rsidP="00227C5F">
      <w:pPr>
        <w:ind w:left="720"/>
        <w:rPr>
          <w:rFonts w:ascii="Cambria" w:hAnsi="Cambria"/>
          <w:sz w:val="22"/>
          <w:szCs w:val="22"/>
        </w:rPr>
      </w:pPr>
      <w:r w:rsidRPr="001878C8">
        <w:rPr>
          <w:rFonts w:ascii="Cambria" w:hAnsi="Cambria"/>
          <w:sz w:val="22"/>
          <w:szCs w:val="22"/>
        </w:rPr>
        <w:t xml:space="preserve">The current minimum salary level for a 50% FTE, 9-month appointment is $20,615. The Graduate Hourly rate minimum is $26.43 per hour. Employees appointed to jobs covered by this collective bargaining agreement must be paid at the minimum or greater. These employees may be appointed at an FTE above or below the standard 50% level at the </w:t>
      </w:r>
      <w:hyperlink r:id="rId36" w:history="1">
        <w:r w:rsidRPr="001878C8">
          <w:rPr>
            <w:rStyle w:val="Hyperlink"/>
            <w:rFonts w:ascii="Cambria" w:hAnsi="Cambria"/>
            <w:sz w:val="22"/>
            <w:szCs w:val="22"/>
          </w:rPr>
          <w:t>salary rate for that FTE</w:t>
        </w:r>
      </w:hyperlink>
      <w:r w:rsidRPr="001878C8">
        <w:rPr>
          <w:rFonts w:ascii="Cambria" w:hAnsi="Cambria"/>
          <w:sz w:val="22"/>
          <w:szCs w:val="22"/>
        </w:rPr>
        <w:t xml:space="preserve">. </w:t>
      </w:r>
    </w:p>
    <w:p w14:paraId="5F1B3EC0" w14:textId="77777777" w:rsidR="00227C5F" w:rsidRPr="001878C8" w:rsidRDefault="00227C5F" w:rsidP="00227C5F">
      <w:pPr>
        <w:ind w:left="720"/>
        <w:rPr>
          <w:rFonts w:ascii="Cambria" w:hAnsi="Cambria"/>
          <w:sz w:val="22"/>
          <w:szCs w:val="22"/>
        </w:rPr>
      </w:pPr>
    </w:p>
    <w:p w14:paraId="334341B0" w14:textId="77777777" w:rsidR="00227C5F" w:rsidRPr="001878C8" w:rsidRDefault="00227C5F" w:rsidP="00227C5F">
      <w:pPr>
        <w:ind w:left="720"/>
        <w:rPr>
          <w:rFonts w:ascii="Cambria" w:hAnsi="Cambria"/>
          <w:sz w:val="22"/>
          <w:szCs w:val="22"/>
        </w:rPr>
      </w:pPr>
      <w:r w:rsidRPr="001878C8">
        <w:rPr>
          <w:rFonts w:ascii="Cambria" w:hAnsi="Cambria"/>
          <w:sz w:val="22"/>
          <w:szCs w:val="22"/>
        </w:rPr>
        <w:t>Upon commencement of the contract negotiation we will advise any changes in terms that would impact GEO wages.</w:t>
      </w:r>
    </w:p>
    <w:p w14:paraId="321DAD3E" w14:textId="69707393" w:rsidR="00680A64" w:rsidRPr="001878C8" w:rsidRDefault="00680A64" w:rsidP="002E009F">
      <w:pPr>
        <w:rPr>
          <w:rFonts w:ascii="Cambria" w:hAnsi="Cambria"/>
          <w:sz w:val="22"/>
          <w:szCs w:val="22"/>
        </w:rPr>
      </w:pPr>
    </w:p>
    <w:p w14:paraId="32FA1CF6" w14:textId="78F3E3C4" w:rsidR="00F90762" w:rsidRDefault="00F90762" w:rsidP="002E009F">
      <w:pPr>
        <w:rPr>
          <w:rFonts w:ascii="Cambria" w:hAnsi="Cambria"/>
          <w:sz w:val="22"/>
          <w:szCs w:val="22"/>
        </w:rPr>
      </w:pPr>
    </w:p>
    <w:p w14:paraId="3F75D488" w14:textId="0457ECB8" w:rsidR="00FC49FF" w:rsidRDefault="00FC49FF" w:rsidP="002E009F">
      <w:pPr>
        <w:rPr>
          <w:rFonts w:ascii="Cambria" w:hAnsi="Cambria"/>
          <w:sz w:val="22"/>
          <w:szCs w:val="22"/>
        </w:rPr>
      </w:pPr>
    </w:p>
    <w:p w14:paraId="3C20FA4D" w14:textId="0754A51D" w:rsidR="00FC49FF" w:rsidRDefault="00FC49FF" w:rsidP="002E009F">
      <w:pPr>
        <w:rPr>
          <w:rFonts w:ascii="Cambria" w:hAnsi="Cambria"/>
          <w:sz w:val="22"/>
          <w:szCs w:val="22"/>
        </w:rPr>
      </w:pPr>
    </w:p>
    <w:p w14:paraId="554EF5BE" w14:textId="5FDB40CB" w:rsidR="00FC49FF" w:rsidRDefault="00FC49FF" w:rsidP="002E009F">
      <w:pPr>
        <w:rPr>
          <w:rFonts w:ascii="Cambria" w:hAnsi="Cambria"/>
          <w:sz w:val="22"/>
          <w:szCs w:val="22"/>
        </w:rPr>
      </w:pPr>
    </w:p>
    <w:p w14:paraId="7951A7E7" w14:textId="3817C0DB" w:rsidR="00FC49FF" w:rsidRDefault="00FC49FF" w:rsidP="002E009F">
      <w:pPr>
        <w:rPr>
          <w:rFonts w:ascii="Cambria" w:hAnsi="Cambria"/>
          <w:sz w:val="22"/>
          <w:szCs w:val="22"/>
        </w:rPr>
      </w:pPr>
    </w:p>
    <w:p w14:paraId="024E6C87" w14:textId="14DE6C68" w:rsidR="00FC49FF" w:rsidRDefault="00FC49FF" w:rsidP="002E009F">
      <w:pPr>
        <w:rPr>
          <w:rFonts w:ascii="Cambria" w:hAnsi="Cambria"/>
          <w:sz w:val="22"/>
          <w:szCs w:val="22"/>
        </w:rPr>
      </w:pPr>
    </w:p>
    <w:p w14:paraId="33F17C91" w14:textId="2CA9C57F" w:rsidR="00EE48AA" w:rsidRDefault="00EE48AA" w:rsidP="002E009F">
      <w:pPr>
        <w:rPr>
          <w:rFonts w:ascii="Cambria" w:hAnsi="Cambria"/>
          <w:sz w:val="22"/>
          <w:szCs w:val="22"/>
        </w:rPr>
      </w:pPr>
    </w:p>
    <w:p w14:paraId="080A5E13" w14:textId="23352AFB" w:rsidR="00EE48AA" w:rsidRDefault="00EE48AA" w:rsidP="002E009F">
      <w:pPr>
        <w:rPr>
          <w:rFonts w:ascii="Cambria" w:hAnsi="Cambria"/>
          <w:sz w:val="22"/>
          <w:szCs w:val="22"/>
        </w:rPr>
      </w:pPr>
    </w:p>
    <w:p w14:paraId="49BEA398" w14:textId="5F807634" w:rsidR="00EE48AA" w:rsidRDefault="00EE48AA" w:rsidP="002E009F">
      <w:pPr>
        <w:rPr>
          <w:rFonts w:ascii="Cambria" w:hAnsi="Cambria"/>
          <w:sz w:val="22"/>
          <w:szCs w:val="22"/>
        </w:rPr>
      </w:pPr>
    </w:p>
    <w:p w14:paraId="5E438A12" w14:textId="77777777" w:rsidR="00EE48AA" w:rsidRDefault="00EE48AA" w:rsidP="002E009F">
      <w:pPr>
        <w:rPr>
          <w:rFonts w:ascii="Cambria" w:hAnsi="Cambria"/>
          <w:sz w:val="22"/>
          <w:szCs w:val="22"/>
        </w:rPr>
      </w:pPr>
    </w:p>
    <w:p w14:paraId="1D75571E" w14:textId="49F171D6" w:rsidR="00FC49FF" w:rsidRDefault="00FC49FF" w:rsidP="002E009F">
      <w:pPr>
        <w:rPr>
          <w:rFonts w:ascii="Cambria" w:hAnsi="Cambria"/>
          <w:sz w:val="22"/>
          <w:szCs w:val="22"/>
        </w:rPr>
      </w:pPr>
    </w:p>
    <w:p w14:paraId="4EA902C5" w14:textId="3EDBC648" w:rsidR="00FC49FF" w:rsidRDefault="00FC49FF" w:rsidP="002E009F">
      <w:pPr>
        <w:rPr>
          <w:rFonts w:ascii="Cambria" w:hAnsi="Cambria"/>
          <w:sz w:val="22"/>
          <w:szCs w:val="22"/>
        </w:rPr>
      </w:pPr>
    </w:p>
    <w:p w14:paraId="10528A22" w14:textId="77777777" w:rsidR="00FC49FF" w:rsidRDefault="00FC49FF" w:rsidP="002E009F">
      <w:pPr>
        <w:rPr>
          <w:rFonts w:ascii="Cambria" w:hAnsi="Cambria"/>
          <w:sz w:val="22"/>
          <w:szCs w:val="22"/>
        </w:rPr>
      </w:pPr>
    </w:p>
    <w:p w14:paraId="2802190D" w14:textId="024765E9" w:rsidR="00FC49FF" w:rsidRDefault="00FC49FF" w:rsidP="002E009F">
      <w:pPr>
        <w:rPr>
          <w:rFonts w:ascii="Cambria" w:hAnsi="Cambria"/>
          <w:sz w:val="22"/>
          <w:szCs w:val="22"/>
        </w:rPr>
      </w:pPr>
    </w:p>
    <w:p w14:paraId="081D3B31" w14:textId="71073E93" w:rsidR="00FC49FF" w:rsidRDefault="00FC49FF" w:rsidP="002E009F">
      <w:pPr>
        <w:rPr>
          <w:rFonts w:ascii="Cambria" w:hAnsi="Cambria"/>
          <w:sz w:val="22"/>
          <w:szCs w:val="22"/>
        </w:rPr>
      </w:pPr>
    </w:p>
    <w:p w14:paraId="3DF8946C" w14:textId="17A716C0" w:rsidR="00FC49FF" w:rsidRDefault="00FC49FF" w:rsidP="002E009F">
      <w:pPr>
        <w:rPr>
          <w:rFonts w:ascii="Cambria" w:hAnsi="Cambria"/>
          <w:sz w:val="22"/>
          <w:szCs w:val="22"/>
        </w:rPr>
      </w:pPr>
    </w:p>
    <w:p w14:paraId="00207B5A" w14:textId="77777777" w:rsidR="00FC49FF" w:rsidRPr="001878C8" w:rsidRDefault="00FC49FF" w:rsidP="002E009F">
      <w:pPr>
        <w:rPr>
          <w:rFonts w:ascii="Cambria" w:hAnsi="Cambria"/>
          <w:sz w:val="22"/>
          <w:szCs w:val="22"/>
        </w:rPr>
      </w:pPr>
    </w:p>
    <w:p w14:paraId="6C9236ED" w14:textId="1F48BE95" w:rsidR="008703E3" w:rsidRPr="004B3744" w:rsidRDefault="003510CD" w:rsidP="0024678C">
      <w:pPr>
        <w:pStyle w:val="TableParagraph"/>
        <w:spacing w:line="220" w:lineRule="exact"/>
        <w:ind w:right="0"/>
        <w:jc w:val="left"/>
        <w:rPr>
          <w:rFonts w:ascii="Cambria" w:hAnsi="Cambria"/>
          <w:b/>
          <w:sz w:val="24"/>
        </w:rPr>
      </w:pPr>
      <w:r w:rsidRPr="004B3744">
        <w:rPr>
          <w:rFonts w:ascii="Cambria" w:hAnsi="Cambria"/>
          <w:b/>
          <w:sz w:val="24"/>
        </w:rPr>
        <w:lastRenderedPageBreak/>
        <w:t xml:space="preserve">APPENDIX A.  </w:t>
      </w:r>
      <w:r w:rsidR="00F90762" w:rsidRPr="004B3744">
        <w:rPr>
          <w:rFonts w:ascii="Cambria" w:hAnsi="Cambria"/>
          <w:b/>
          <w:sz w:val="24"/>
        </w:rPr>
        <w:t xml:space="preserve"> FY2022</w:t>
      </w:r>
      <w:r w:rsidR="008703E3" w:rsidRPr="004B3744">
        <w:rPr>
          <w:rFonts w:ascii="Cambria" w:hAnsi="Cambria"/>
          <w:b/>
          <w:sz w:val="24"/>
        </w:rPr>
        <w:t xml:space="preserve"> UIC Student Fee </w:t>
      </w:r>
      <w:r w:rsidR="0024678C" w:rsidRPr="004B3744">
        <w:rPr>
          <w:rFonts w:ascii="Cambria" w:hAnsi="Cambria"/>
          <w:b/>
          <w:sz w:val="24"/>
        </w:rPr>
        <w:t xml:space="preserve">Budget Allocations </w:t>
      </w:r>
    </w:p>
    <w:p w14:paraId="40520A66" w14:textId="77777777" w:rsidR="008703E3" w:rsidRPr="004B3744" w:rsidRDefault="008703E3" w:rsidP="008703E3">
      <w:pPr>
        <w:rPr>
          <w:rFonts w:ascii="Cambria" w:hAnsi="Cambria"/>
          <w:sz w:val="28"/>
          <w:szCs w:val="22"/>
        </w:rPr>
      </w:pPr>
    </w:p>
    <w:tbl>
      <w:tblPr>
        <w:tblW w:w="10238" w:type="dxa"/>
        <w:tblInd w:w="111" w:type="dxa"/>
        <w:tblLayout w:type="fixed"/>
        <w:tblCellMar>
          <w:left w:w="0" w:type="dxa"/>
          <w:right w:w="0" w:type="dxa"/>
        </w:tblCellMar>
        <w:tblLook w:val="01E0" w:firstRow="1" w:lastRow="1" w:firstColumn="1" w:lastColumn="1" w:noHBand="0" w:noVBand="0"/>
      </w:tblPr>
      <w:tblGrid>
        <w:gridCol w:w="3674"/>
        <w:gridCol w:w="207"/>
        <w:gridCol w:w="1638"/>
        <w:gridCol w:w="1746"/>
        <w:gridCol w:w="1632"/>
        <w:gridCol w:w="1341"/>
      </w:tblGrid>
      <w:tr w:rsidR="00D66C42" w:rsidRPr="004B3744" w14:paraId="53335C4F" w14:textId="77777777" w:rsidTr="00B76944">
        <w:trPr>
          <w:trHeight w:val="383"/>
        </w:trPr>
        <w:tc>
          <w:tcPr>
            <w:tcW w:w="3674" w:type="dxa"/>
          </w:tcPr>
          <w:p w14:paraId="09D43E3A" w14:textId="77777777" w:rsidR="00D66C42" w:rsidRPr="004B3744" w:rsidRDefault="00D66C42" w:rsidP="00AE5F4A">
            <w:pPr>
              <w:pStyle w:val="TableParagraph"/>
              <w:spacing w:line="240" w:lineRule="auto"/>
              <w:jc w:val="left"/>
              <w:rPr>
                <w:rFonts w:ascii="Cambria" w:hAnsi="Cambria"/>
                <w:sz w:val="18"/>
              </w:rPr>
            </w:pPr>
          </w:p>
        </w:tc>
        <w:tc>
          <w:tcPr>
            <w:tcW w:w="1845" w:type="dxa"/>
            <w:gridSpan w:val="2"/>
            <w:shd w:val="clear" w:color="auto" w:fill="DCE6F0"/>
          </w:tcPr>
          <w:p w14:paraId="2E63F184" w14:textId="77777777" w:rsidR="00D66C42" w:rsidRPr="004B3744" w:rsidRDefault="00D66C42" w:rsidP="00B76944">
            <w:pPr>
              <w:pStyle w:val="TableParagraph"/>
              <w:spacing w:before="16" w:line="240" w:lineRule="auto"/>
              <w:ind w:right="156"/>
              <w:rPr>
                <w:rFonts w:ascii="Cambria" w:hAnsi="Cambria"/>
                <w:b/>
                <w:sz w:val="24"/>
              </w:rPr>
            </w:pPr>
            <w:r w:rsidRPr="004B3744">
              <w:rPr>
                <w:rFonts w:ascii="Cambria" w:hAnsi="Cambria"/>
                <w:b/>
                <w:sz w:val="24"/>
                <w:u w:val="single"/>
              </w:rPr>
              <w:t>General</w:t>
            </w:r>
            <w:r w:rsidRPr="004B3744">
              <w:rPr>
                <w:rFonts w:ascii="Cambria" w:hAnsi="Cambria"/>
                <w:b/>
                <w:spacing w:val="6"/>
                <w:sz w:val="24"/>
                <w:u w:val="single"/>
              </w:rPr>
              <w:t xml:space="preserve"> </w:t>
            </w:r>
            <w:r w:rsidRPr="004B3744">
              <w:rPr>
                <w:rFonts w:ascii="Cambria" w:hAnsi="Cambria"/>
                <w:b/>
                <w:sz w:val="24"/>
                <w:u w:val="single"/>
              </w:rPr>
              <w:t>Fee</w:t>
            </w:r>
          </w:p>
        </w:tc>
        <w:tc>
          <w:tcPr>
            <w:tcW w:w="1746" w:type="dxa"/>
            <w:shd w:val="clear" w:color="auto" w:fill="DCE6F0"/>
          </w:tcPr>
          <w:p w14:paraId="4B352281" w14:textId="77777777" w:rsidR="00D66C42" w:rsidRPr="004B3744" w:rsidRDefault="00D66C42" w:rsidP="00B76944">
            <w:pPr>
              <w:pStyle w:val="TableParagraph"/>
              <w:spacing w:before="16" w:line="240" w:lineRule="auto"/>
              <w:ind w:left="211"/>
              <w:rPr>
                <w:rFonts w:ascii="Cambria" w:hAnsi="Cambria"/>
                <w:b/>
                <w:sz w:val="24"/>
              </w:rPr>
            </w:pPr>
            <w:r w:rsidRPr="004B3744">
              <w:rPr>
                <w:rFonts w:ascii="Cambria" w:hAnsi="Cambria"/>
                <w:b/>
                <w:sz w:val="24"/>
                <w:u w:val="single"/>
              </w:rPr>
              <w:t>Service</w:t>
            </w:r>
            <w:r w:rsidRPr="004B3744">
              <w:rPr>
                <w:rFonts w:ascii="Cambria" w:hAnsi="Cambria"/>
                <w:b/>
                <w:spacing w:val="5"/>
                <w:sz w:val="24"/>
                <w:u w:val="single"/>
              </w:rPr>
              <w:t xml:space="preserve"> </w:t>
            </w:r>
            <w:r w:rsidRPr="004B3744">
              <w:rPr>
                <w:rFonts w:ascii="Cambria" w:hAnsi="Cambria"/>
                <w:b/>
                <w:sz w:val="24"/>
                <w:u w:val="single"/>
              </w:rPr>
              <w:t>Fee</w:t>
            </w:r>
          </w:p>
        </w:tc>
        <w:tc>
          <w:tcPr>
            <w:tcW w:w="1632" w:type="dxa"/>
            <w:shd w:val="clear" w:color="auto" w:fill="DCE6F0"/>
          </w:tcPr>
          <w:p w14:paraId="507988A0" w14:textId="77777777" w:rsidR="00D66C42" w:rsidRPr="004B3744" w:rsidRDefault="00D66C42" w:rsidP="00B76944">
            <w:pPr>
              <w:pStyle w:val="TableParagraph"/>
              <w:spacing w:before="16" w:line="240" w:lineRule="auto"/>
              <w:ind w:left="140"/>
              <w:rPr>
                <w:rFonts w:ascii="Cambria" w:hAnsi="Cambria"/>
                <w:b/>
                <w:sz w:val="24"/>
              </w:rPr>
            </w:pPr>
            <w:r w:rsidRPr="004B3744">
              <w:rPr>
                <w:rFonts w:ascii="Cambria" w:hAnsi="Cambria"/>
                <w:b/>
                <w:sz w:val="24"/>
                <w:u w:val="single"/>
              </w:rPr>
              <w:t>Health</w:t>
            </w:r>
            <w:r w:rsidRPr="004B3744">
              <w:rPr>
                <w:rFonts w:ascii="Cambria" w:hAnsi="Cambria"/>
                <w:b/>
                <w:spacing w:val="5"/>
                <w:sz w:val="24"/>
                <w:u w:val="single"/>
              </w:rPr>
              <w:t xml:space="preserve"> </w:t>
            </w:r>
            <w:r w:rsidRPr="004B3744">
              <w:rPr>
                <w:rFonts w:ascii="Cambria" w:hAnsi="Cambria"/>
                <w:b/>
                <w:sz w:val="24"/>
                <w:u w:val="single"/>
              </w:rPr>
              <w:t>Fee</w:t>
            </w:r>
          </w:p>
        </w:tc>
        <w:tc>
          <w:tcPr>
            <w:tcW w:w="1339" w:type="dxa"/>
            <w:shd w:val="clear" w:color="auto" w:fill="DCE6F0"/>
          </w:tcPr>
          <w:p w14:paraId="617B5331" w14:textId="77777777" w:rsidR="00D66C42" w:rsidRPr="004B3744" w:rsidRDefault="00D66C42" w:rsidP="00B76944">
            <w:pPr>
              <w:pStyle w:val="TableParagraph"/>
              <w:spacing w:before="16" w:line="240" w:lineRule="auto"/>
              <w:ind w:right="38"/>
              <w:rPr>
                <w:rFonts w:ascii="Cambria" w:hAnsi="Cambria"/>
                <w:b/>
                <w:sz w:val="24"/>
              </w:rPr>
            </w:pPr>
            <w:r w:rsidRPr="004B3744">
              <w:rPr>
                <w:rFonts w:ascii="Cambria" w:hAnsi="Cambria"/>
                <w:b/>
                <w:sz w:val="24"/>
                <w:u w:val="single"/>
              </w:rPr>
              <w:t>TOTAL</w:t>
            </w:r>
          </w:p>
        </w:tc>
      </w:tr>
      <w:tr w:rsidR="00D66C42" w:rsidRPr="004B3744" w14:paraId="56A717FA" w14:textId="77777777" w:rsidTr="00B76944">
        <w:trPr>
          <w:trHeight w:val="344"/>
        </w:trPr>
        <w:tc>
          <w:tcPr>
            <w:tcW w:w="3674" w:type="dxa"/>
          </w:tcPr>
          <w:p w14:paraId="746936E9" w14:textId="77777777" w:rsidR="00D66C42" w:rsidRPr="004B3744" w:rsidRDefault="00D66C42" w:rsidP="00AE5F4A">
            <w:pPr>
              <w:pStyle w:val="TableParagraph"/>
              <w:spacing w:line="262" w:lineRule="exact"/>
              <w:ind w:left="212"/>
              <w:jc w:val="left"/>
              <w:rPr>
                <w:rFonts w:ascii="Cambria" w:hAnsi="Cambria"/>
                <w:b/>
                <w:sz w:val="28"/>
              </w:rPr>
            </w:pPr>
            <w:r w:rsidRPr="004B3744">
              <w:rPr>
                <w:rFonts w:ascii="Cambria" w:hAnsi="Cambria"/>
                <w:b/>
                <w:sz w:val="28"/>
                <w:u w:val="single"/>
              </w:rPr>
              <w:t>UNIT</w:t>
            </w:r>
          </w:p>
        </w:tc>
        <w:tc>
          <w:tcPr>
            <w:tcW w:w="1845" w:type="dxa"/>
            <w:gridSpan w:val="2"/>
            <w:shd w:val="clear" w:color="auto" w:fill="DCE6F0"/>
          </w:tcPr>
          <w:p w14:paraId="036C7E49" w14:textId="77777777" w:rsidR="00D66C42" w:rsidRPr="004B3744" w:rsidRDefault="00D66C42" w:rsidP="00B76944">
            <w:pPr>
              <w:pStyle w:val="TableParagraph"/>
              <w:spacing w:line="240" w:lineRule="auto"/>
              <w:rPr>
                <w:rFonts w:ascii="Cambria" w:hAnsi="Cambria"/>
                <w:sz w:val="18"/>
              </w:rPr>
            </w:pPr>
          </w:p>
        </w:tc>
        <w:tc>
          <w:tcPr>
            <w:tcW w:w="1746" w:type="dxa"/>
            <w:shd w:val="clear" w:color="auto" w:fill="DCE6F0"/>
          </w:tcPr>
          <w:p w14:paraId="743570E3" w14:textId="77777777" w:rsidR="00D66C42" w:rsidRPr="004B3744" w:rsidRDefault="00D66C42" w:rsidP="00B76944">
            <w:pPr>
              <w:pStyle w:val="TableParagraph"/>
              <w:spacing w:line="240" w:lineRule="auto"/>
              <w:rPr>
                <w:rFonts w:ascii="Cambria" w:hAnsi="Cambria"/>
                <w:sz w:val="18"/>
              </w:rPr>
            </w:pPr>
          </w:p>
        </w:tc>
        <w:tc>
          <w:tcPr>
            <w:tcW w:w="1632" w:type="dxa"/>
            <w:shd w:val="clear" w:color="auto" w:fill="DCE6F0"/>
          </w:tcPr>
          <w:p w14:paraId="4138A169" w14:textId="77777777" w:rsidR="00D66C42" w:rsidRPr="004B3744" w:rsidRDefault="00D66C42" w:rsidP="00B76944">
            <w:pPr>
              <w:pStyle w:val="TableParagraph"/>
              <w:spacing w:line="240" w:lineRule="auto"/>
              <w:rPr>
                <w:rFonts w:ascii="Cambria" w:hAnsi="Cambria"/>
                <w:sz w:val="18"/>
              </w:rPr>
            </w:pPr>
          </w:p>
        </w:tc>
        <w:tc>
          <w:tcPr>
            <w:tcW w:w="1339" w:type="dxa"/>
            <w:shd w:val="clear" w:color="auto" w:fill="DCE6F0"/>
          </w:tcPr>
          <w:p w14:paraId="3495172E" w14:textId="77777777" w:rsidR="00D66C42" w:rsidRPr="004B3744" w:rsidRDefault="00D66C42" w:rsidP="00B76944">
            <w:pPr>
              <w:pStyle w:val="TableParagraph"/>
              <w:spacing w:line="240" w:lineRule="auto"/>
              <w:rPr>
                <w:rFonts w:ascii="Cambria" w:hAnsi="Cambria"/>
                <w:sz w:val="18"/>
              </w:rPr>
            </w:pPr>
          </w:p>
        </w:tc>
      </w:tr>
      <w:tr w:rsidR="00D66C42" w:rsidRPr="004B3744" w14:paraId="73E9ABF0" w14:textId="77777777" w:rsidTr="00B76944">
        <w:trPr>
          <w:trHeight w:val="246"/>
        </w:trPr>
        <w:tc>
          <w:tcPr>
            <w:tcW w:w="3674" w:type="dxa"/>
          </w:tcPr>
          <w:p w14:paraId="634FAA9C" w14:textId="77777777" w:rsidR="00D66C42" w:rsidRPr="004B3744" w:rsidRDefault="00D66C42" w:rsidP="00AE5F4A">
            <w:pPr>
              <w:pStyle w:val="TableParagraph"/>
              <w:spacing w:line="182" w:lineRule="exact"/>
              <w:ind w:left="202"/>
              <w:jc w:val="left"/>
              <w:rPr>
                <w:rFonts w:ascii="Cambria" w:hAnsi="Cambria"/>
                <w:sz w:val="18"/>
              </w:rPr>
            </w:pPr>
            <w:r w:rsidRPr="004B3744">
              <w:rPr>
                <w:rFonts w:ascii="Cambria" w:hAnsi="Cambria"/>
                <w:sz w:val="18"/>
              </w:rPr>
              <w:t>Athletics</w:t>
            </w:r>
            <w:r w:rsidRPr="004B3744">
              <w:rPr>
                <w:rFonts w:ascii="Cambria" w:hAnsi="Cambria"/>
                <w:spacing w:val="3"/>
                <w:sz w:val="18"/>
              </w:rPr>
              <w:t xml:space="preserve"> </w:t>
            </w:r>
            <w:r w:rsidRPr="004B3744">
              <w:rPr>
                <w:rFonts w:ascii="Cambria" w:hAnsi="Cambria"/>
                <w:sz w:val="18"/>
              </w:rPr>
              <w:t>-</w:t>
            </w:r>
            <w:r w:rsidRPr="004B3744">
              <w:rPr>
                <w:rFonts w:ascii="Cambria" w:hAnsi="Cambria"/>
                <w:spacing w:val="5"/>
                <w:sz w:val="18"/>
              </w:rPr>
              <w:t xml:space="preserve"> </w:t>
            </w:r>
            <w:r w:rsidRPr="004B3744">
              <w:rPr>
                <w:rFonts w:ascii="Cambria" w:hAnsi="Cambria"/>
                <w:sz w:val="18"/>
              </w:rPr>
              <w:t>Athletics</w:t>
            </w:r>
            <w:r w:rsidRPr="004B3744">
              <w:rPr>
                <w:rFonts w:ascii="Cambria" w:hAnsi="Cambria"/>
                <w:spacing w:val="3"/>
                <w:sz w:val="18"/>
              </w:rPr>
              <w:t xml:space="preserve"> </w:t>
            </w:r>
            <w:r w:rsidRPr="004B3744">
              <w:rPr>
                <w:rFonts w:ascii="Cambria" w:hAnsi="Cambria"/>
                <w:sz w:val="18"/>
              </w:rPr>
              <w:t>Facility</w:t>
            </w:r>
          </w:p>
        </w:tc>
        <w:tc>
          <w:tcPr>
            <w:tcW w:w="1845" w:type="dxa"/>
            <w:gridSpan w:val="2"/>
            <w:shd w:val="clear" w:color="auto" w:fill="DCE6F0"/>
          </w:tcPr>
          <w:p w14:paraId="025105E2" w14:textId="77777777" w:rsidR="00D66C42" w:rsidRPr="004B3744" w:rsidRDefault="00D66C42" w:rsidP="00B76944">
            <w:pPr>
              <w:pStyle w:val="TableParagraph"/>
              <w:tabs>
                <w:tab w:val="left" w:pos="587"/>
              </w:tabs>
              <w:spacing w:line="182" w:lineRule="exact"/>
              <w:ind w:right="191"/>
              <w:rPr>
                <w:rFonts w:ascii="Cambria" w:hAnsi="Cambria"/>
                <w:sz w:val="18"/>
              </w:rPr>
            </w:pPr>
            <w:r w:rsidRPr="004B3744">
              <w:rPr>
                <w:rFonts w:ascii="Cambria" w:hAnsi="Cambria"/>
                <w:sz w:val="18"/>
              </w:rPr>
              <w:t>$</w:t>
            </w:r>
            <w:r w:rsidRPr="004B3744">
              <w:rPr>
                <w:rFonts w:ascii="Cambria" w:hAnsi="Cambria"/>
                <w:sz w:val="18"/>
              </w:rPr>
              <w:tab/>
              <w:t>683,100</w:t>
            </w:r>
          </w:p>
        </w:tc>
        <w:tc>
          <w:tcPr>
            <w:tcW w:w="1746" w:type="dxa"/>
            <w:shd w:val="clear" w:color="auto" w:fill="DCE6F0"/>
          </w:tcPr>
          <w:p w14:paraId="795B4F18" w14:textId="77777777" w:rsidR="00D66C42" w:rsidRPr="004B3744" w:rsidRDefault="00D66C42" w:rsidP="00B76944">
            <w:pPr>
              <w:pStyle w:val="TableParagraph"/>
              <w:tabs>
                <w:tab w:val="left" w:pos="1018"/>
              </w:tabs>
              <w:spacing w:line="182" w:lineRule="exact"/>
              <w:ind w:left="156"/>
              <w:rPr>
                <w:rFonts w:ascii="Cambria" w:hAnsi="Cambria"/>
                <w:sz w:val="18"/>
              </w:rPr>
            </w:pPr>
            <w:r w:rsidRPr="004B3744">
              <w:rPr>
                <w:rFonts w:ascii="Cambria" w:hAnsi="Cambria"/>
                <w:sz w:val="18"/>
              </w:rPr>
              <w:t>$</w:t>
            </w:r>
            <w:r w:rsidRPr="004B3744">
              <w:rPr>
                <w:rFonts w:ascii="Cambria" w:hAnsi="Cambria"/>
                <w:sz w:val="18"/>
              </w:rPr>
              <w:tab/>
              <w:t>-</w:t>
            </w:r>
          </w:p>
        </w:tc>
        <w:tc>
          <w:tcPr>
            <w:tcW w:w="1632" w:type="dxa"/>
            <w:shd w:val="clear" w:color="auto" w:fill="DCE6F0"/>
          </w:tcPr>
          <w:p w14:paraId="3EF63B11" w14:textId="77777777" w:rsidR="00D66C42" w:rsidRPr="004B3744" w:rsidRDefault="00D66C42" w:rsidP="00B76944">
            <w:pPr>
              <w:pStyle w:val="TableParagraph"/>
              <w:tabs>
                <w:tab w:val="left" w:pos="899"/>
              </w:tabs>
              <w:spacing w:line="182" w:lineRule="exact"/>
              <w:ind w:left="172"/>
              <w:rPr>
                <w:rFonts w:ascii="Cambria" w:hAnsi="Cambria"/>
                <w:sz w:val="18"/>
              </w:rPr>
            </w:pPr>
            <w:r w:rsidRPr="004B3744">
              <w:rPr>
                <w:rFonts w:ascii="Cambria" w:hAnsi="Cambria"/>
                <w:sz w:val="18"/>
              </w:rPr>
              <w:t>$</w:t>
            </w:r>
            <w:r w:rsidRPr="004B3744">
              <w:rPr>
                <w:rFonts w:ascii="Cambria" w:hAnsi="Cambria"/>
                <w:sz w:val="18"/>
              </w:rPr>
              <w:tab/>
              <w:t>-</w:t>
            </w:r>
          </w:p>
        </w:tc>
        <w:tc>
          <w:tcPr>
            <w:tcW w:w="1339" w:type="dxa"/>
            <w:shd w:val="clear" w:color="auto" w:fill="DCE6F0"/>
          </w:tcPr>
          <w:p w14:paraId="0744C296" w14:textId="77777777" w:rsidR="00D66C42" w:rsidRPr="004B3744" w:rsidRDefault="00D66C42" w:rsidP="00B76944">
            <w:pPr>
              <w:pStyle w:val="TableParagraph"/>
              <w:tabs>
                <w:tab w:val="left" w:pos="369"/>
              </w:tabs>
              <w:spacing w:line="182" w:lineRule="exact"/>
              <w:ind w:right="75"/>
              <w:rPr>
                <w:rFonts w:ascii="Cambria" w:hAnsi="Cambria"/>
                <w:sz w:val="18"/>
              </w:rPr>
            </w:pPr>
            <w:r w:rsidRPr="004B3744">
              <w:rPr>
                <w:rFonts w:ascii="Cambria" w:hAnsi="Cambria"/>
                <w:sz w:val="18"/>
              </w:rPr>
              <w:t>$</w:t>
            </w:r>
            <w:r w:rsidRPr="004B3744">
              <w:rPr>
                <w:rFonts w:ascii="Cambria" w:hAnsi="Cambria"/>
                <w:sz w:val="18"/>
              </w:rPr>
              <w:tab/>
              <w:t>683,100</w:t>
            </w:r>
          </w:p>
        </w:tc>
      </w:tr>
      <w:tr w:rsidR="00D66C42" w:rsidRPr="004B3744" w14:paraId="3BE28F05" w14:textId="77777777" w:rsidTr="00B76944">
        <w:trPr>
          <w:trHeight w:val="246"/>
        </w:trPr>
        <w:tc>
          <w:tcPr>
            <w:tcW w:w="3674" w:type="dxa"/>
          </w:tcPr>
          <w:p w14:paraId="6675FFE9"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Athletics</w:t>
            </w:r>
            <w:r w:rsidRPr="004B3744">
              <w:rPr>
                <w:rFonts w:ascii="Cambria" w:hAnsi="Cambria"/>
                <w:spacing w:val="4"/>
                <w:sz w:val="18"/>
              </w:rPr>
              <w:t xml:space="preserve"> </w:t>
            </w:r>
            <w:r w:rsidRPr="004B3744">
              <w:rPr>
                <w:rFonts w:ascii="Cambria" w:hAnsi="Cambria"/>
                <w:sz w:val="18"/>
              </w:rPr>
              <w:t>-</w:t>
            </w:r>
            <w:r w:rsidRPr="004B3744">
              <w:rPr>
                <w:rFonts w:ascii="Cambria" w:hAnsi="Cambria"/>
                <w:spacing w:val="5"/>
                <w:sz w:val="18"/>
              </w:rPr>
              <w:t xml:space="preserve"> </w:t>
            </w:r>
            <w:r w:rsidRPr="004B3744">
              <w:rPr>
                <w:rFonts w:ascii="Cambria" w:hAnsi="Cambria"/>
                <w:sz w:val="18"/>
              </w:rPr>
              <w:t>Operating</w:t>
            </w:r>
          </w:p>
        </w:tc>
        <w:tc>
          <w:tcPr>
            <w:tcW w:w="1845" w:type="dxa"/>
            <w:gridSpan w:val="2"/>
            <w:shd w:val="clear" w:color="auto" w:fill="DCE6F0"/>
          </w:tcPr>
          <w:p w14:paraId="57E772DF"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250,430</w:t>
            </w:r>
          </w:p>
        </w:tc>
        <w:tc>
          <w:tcPr>
            <w:tcW w:w="1746" w:type="dxa"/>
            <w:shd w:val="clear" w:color="auto" w:fill="DCE6F0"/>
          </w:tcPr>
          <w:p w14:paraId="652EBE0F"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5,849,484</w:t>
            </w:r>
          </w:p>
        </w:tc>
        <w:tc>
          <w:tcPr>
            <w:tcW w:w="1632" w:type="dxa"/>
            <w:shd w:val="clear" w:color="auto" w:fill="DCE6F0"/>
          </w:tcPr>
          <w:p w14:paraId="4D3E389D"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670EBFD7"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6,099,914</w:t>
            </w:r>
          </w:p>
        </w:tc>
      </w:tr>
      <w:tr w:rsidR="00D66C42" w:rsidRPr="004B3744" w14:paraId="5F7703B9" w14:textId="77777777" w:rsidTr="00B76944">
        <w:trPr>
          <w:trHeight w:val="246"/>
        </w:trPr>
        <w:tc>
          <w:tcPr>
            <w:tcW w:w="3674" w:type="dxa"/>
          </w:tcPr>
          <w:p w14:paraId="7D958C94"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Athletics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7"/>
                <w:sz w:val="18"/>
              </w:rPr>
              <w:t xml:space="preserve"> </w:t>
            </w:r>
            <w:r w:rsidRPr="004B3744">
              <w:rPr>
                <w:rFonts w:ascii="Cambria" w:hAnsi="Cambria"/>
                <w:sz w:val="18"/>
              </w:rPr>
              <w:t>Scholarship</w:t>
            </w:r>
            <w:r w:rsidRPr="004B3744">
              <w:rPr>
                <w:rFonts w:ascii="Cambria" w:hAnsi="Cambria"/>
                <w:spacing w:val="6"/>
                <w:sz w:val="18"/>
              </w:rPr>
              <w:t xml:space="preserve"> </w:t>
            </w:r>
            <w:r w:rsidRPr="004B3744">
              <w:rPr>
                <w:rFonts w:ascii="Cambria" w:hAnsi="Cambria"/>
                <w:sz w:val="18"/>
              </w:rPr>
              <w:t>Account</w:t>
            </w:r>
          </w:p>
        </w:tc>
        <w:tc>
          <w:tcPr>
            <w:tcW w:w="1845" w:type="dxa"/>
            <w:gridSpan w:val="2"/>
            <w:shd w:val="clear" w:color="auto" w:fill="DCE6F0"/>
          </w:tcPr>
          <w:p w14:paraId="6D3EFAD4"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24299AF7"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2,268,590</w:t>
            </w:r>
          </w:p>
        </w:tc>
        <w:tc>
          <w:tcPr>
            <w:tcW w:w="1632" w:type="dxa"/>
            <w:shd w:val="clear" w:color="auto" w:fill="DCE6F0"/>
          </w:tcPr>
          <w:p w14:paraId="6B2ACA9F"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63AC2E3F"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2,268,590</w:t>
            </w:r>
          </w:p>
        </w:tc>
      </w:tr>
      <w:tr w:rsidR="00D66C42" w:rsidRPr="004B3744" w14:paraId="06359C42" w14:textId="77777777" w:rsidTr="00B76944">
        <w:trPr>
          <w:trHeight w:val="245"/>
        </w:trPr>
        <w:tc>
          <w:tcPr>
            <w:tcW w:w="3674" w:type="dxa"/>
          </w:tcPr>
          <w:p w14:paraId="73D6AC11"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Campus</w:t>
            </w:r>
            <w:r w:rsidRPr="004B3744">
              <w:rPr>
                <w:rFonts w:ascii="Cambria" w:hAnsi="Cambria"/>
                <w:spacing w:val="7"/>
                <w:sz w:val="18"/>
              </w:rPr>
              <w:t xml:space="preserve"> </w:t>
            </w:r>
            <w:r w:rsidRPr="004B3744">
              <w:rPr>
                <w:rFonts w:ascii="Cambria" w:hAnsi="Cambria"/>
                <w:sz w:val="18"/>
              </w:rPr>
              <w:t>Housing</w:t>
            </w:r>
          </w:p>
        </w:tc>
        <w:tc>
          <w:tcPr>
            <w:tcW w:w="1845" w:type="dxa"/>
            <w:gridSpan w:val="2"/>
            <w:shd w:val="clear" w:color="auto" w:fill="DCE6F0"/>
          </w:tcPr>
          <w:p w14:paraId="0D93FC8B"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3,166,702</w:t>
            </w:r>
          </w:p>
        </w:tc>
        <w:tc>
          <w:tcPr>
            <w:tcW w:w="1746" w:type="dxa"/>
            <w:shd w:val="clear" w:color="auto" w:fill="DCE6F0"/>
          </w:tcPr>
          <w:p w14:paraId="014C176C"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5F2B432E"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19BD175A"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3,166,702</w:t>
            </w:r>
          </w:p>
        </w:tc>
      </w:tr>
      <w:tr w:rsidR="00D66C42" w:rsidRPr="004B3744" w14:paraId="447B62A1" w14:textId="77777777" w:rsidTr="00B76944">
        <w:trPr>
          <w:trHeight w:val="246"/>
        </w:trPr>
        <w:tc>
          <w:tcPr>
            <w:tcW w:w="3674" w:type="dxa"/>
          </w:tcPr>
          <w:p w14:paraId="51B84B2B"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Graduate</w:t>
            </w:r>
            <w:r w:rsidRPr="004B3744">
              <w:rPr>
                <w:rFonts w:ascii="Cambria" w:hAnsi="Cambria"/>
                <w:spacing w:val="7"/>
                <w:sz w:val="18"/>
              </w:rPr>
              <w:t xml:space="preserve"> </w:t>
            </w:r>
            <w:r w:rsidRPr="004B3744">
              <w:rPr>
                <w:rFonts w:ascii="Cambria" w:hAnsi="Cambria"/>
                <w:sz w:val="18"/>
              </w:rPr>
              <w:t>Student</w:t>
            </w:r>
            <w:r w:rsidRPr="004B3744">
              <w:rPr>
                <w:rFonts w:ascii="Cambria" w:hAnsi="Cambria"/>
                <w:spacing w:val="6"/>
                <w:sz w:val="18"/>
              </w:rPr>
              <w:t xml:space="preserve"> </w:t>
            </w:r>
            <w:r w:rsidRPr="004B3744">
              <w:rPr>
                <w:rFonts w:ascii="Cambria" w:hAnsi="Cambria"/>
                <w:sz w:val="18"/>
              </w:rPr>
              <w:t>Council</w:t>
            </w:r>
          </w:p>
        </w:tc>
        <w:tc>
          <w:tcPr>
            <w:tcW w:w="1845" w:type="dxa"/>
            <w:gridSpan w:val="2"/>
            <w:shd w:val="clear" w:color="auto" w:fill="DCE6F0"/>
          </w:tcPr>
          <w:p w14:paraId="26289D7E"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3,298</w:t>
            </w:r>
          </w:p>
        </w:tc>
        <w:tc>
          <w:tcPr>
            <w:tcW w:w="1746" w:type="dxa"/>
            <w:shd w:val="clear" w:color="auto" w:fill="DCE6F0"/>
          </w:tcPr>
          <w:p w14:paraId="7F2EC1B0"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118,958</w:t>
            </w:r>
          </w:p>
        </w:tc>
        <w:tc>
          <w:tcPr>
            <w:tcW w:w="1632" w:type="dxa"/>
            <w:shd w:val="clear" w:color="auto" w:fill="DCE6F0"/>
          </w:tcPr>
          <w:p w14:paraId="3FC971C0"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2E1DB37C"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122,256</w:t>
            </w:r>
          </w:p>
        </w:tc>
      </w:tr>
      <w:tr w:rsidR="00D66C42" w:rsidRPr="004B3744" w14:paraId="2D0A7D9C" w14:textId="77777777" w:rsidTr="00B76944">
        <w:trPr>
          <w:trHeight w:val="246"/>
        </w:trPr>
        <w:tc>
          <w:tcPr>
            <w:tcW w:w="3674" w:type="dxa"/>
          </w:tcPr>
          <w:p w14:paraId="4C83985F"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Health</w:t>
            </w:r>
            <w:r w:rsidRPr="004B3744">
              <w:rPr>
                <w:rFonts w:ascii="Cambria" w:hAnsi="Cambria"/>
                <w:spacing w:val="8"/>
                <w:sz w:val="18"/>
              </w:rPr>
              <w:t xml:space="preserve"> </w:t>
            </w:r>
            <w:r w:rsidRPr="004B3744">
              <w:rPr>
                <w:rFonts w:ascii="Cambria" w:hAnsi="Cambria"/>
                <w:sz w:val="18"/>
              </w:rPr>
              <w:t>Professions</w:t>
            </w:r>
            <w:r w:rsidRPr="004B3744">
              <w:rPr>
                <w:rFonts w:ascii="Cambria" w:hAnsi="Cambria"/>
                <w:spacing w:val="8"/>
                <w:sz w:val="18"/>
              </w:rPr>
              <w:t xml:space="preserve"> </w:t>
            </w:r>
            <w:r w:rsidRPr="004B3744">
              <w:rPr>
                <w:rFonts w:ascii="Cambria" w:hAnsi="Cambria"/>
                <w:sz w:val="18"/>
              </w:rPr>
              <w:t>Student</w:t>
            </w:r>
            <w:r w:rsidRPr="004B3744">
              <w:rPr>
                <w:rFonts w:ascii="Cambria" w:hAnsi="Cambria"/>
                <w:spacing w:val="6"/>
                <w:sz w:val="18"/>
              </w:rPr>
              <w:t xml:space="preserve"> </w:t>
            </w:r>
            <w:r w:rsidRPr="004B3744">
              <w:rPr>
                <w:rFonts w:ascii="Cambria" w:hAnsi="Cambria"/>
                <w:sz w:val="18"/>
              </w:rPr>
              <w:t>Council</w:t>
            </w:r>
          </w:p>
        </w:tc>
        <w:tc>
          <w:tcPr>
            <w:tcW w:w="1845" w:type="dxa"/>
            <w:gridSpan w:val="2"/>
            <w:shd w:val="clear" w:color="auto" w:fill="DCE6F0"/>
          </w:tcPr>
          <w:p w14:paraId="6F796534"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3,386</w:t>
            </w:r>
          </w:p>
        </w:tc>
        <w:tc>
          <w:tcPr>
            <w:tcW w:w="1746" w:type="dxa"/>
            <w:shd w:val="clear" w:color="auto" w:fill="DCE6F0"/>
          </w:tcPr>
          <w:p w14:paraId="1F2C5CED"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114,650</w:t>
            </w:r>
          </w:p>
        </w:tc>
        <w:tc>
          <w:tcPr>
            <w:tcW w:w="1632" w:type="dxa"/>
            <w:shd w:val="clear" w:color="auto" w:fill="DCE6F0"/>
          </w:tcPr>
          <w:p w14:paraId="03F5AC45"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02DE8114"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118,036</w:t>
            </w:r>
          </w:p>
        </w:tc>
      </w:tr>
      <w:tr w:rsidR="00D66C42" w:rsidRPr="004B3744" w14:paraId="55A012B4" w14:textId="77777777" w:rsidTr="00B76944">
        <w:trPr>
          <w:trHeight w:val="245"/>
        </w:trPr>
        <w:tc>
          <w:tcPr>
            <w:tcW w:w="3674" w:type="dxa"/>
          </w:tcPr>
          <w:p w14:paraId="06819D00"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ISAC</w:t>
            </w:r>
            <w:r w:rsidRPr="004B3744">
              <w:rPr>
                <w:rFonts w:ascii="Cambria" w:hAnsi="Cambria"/>
                <w:spacing w:val="3"/>
                <w:sz w:val="18"/>
              </w:rPr>
              <w:t xml:space="preserve"> </w:t>
            </w:r>
            <w:r w:rsidRPr="004B3744">
              <w:rPr>
                <w:rFonts w:ascii="Cambria" w:hAnsi="Cambria"/>
                <w:sz w:val="18"/>
              </w:rPr>
              <w:t>(UIC</w:t>
            </w:r>
            <w:r w:rsidRPr="004B3744">
              <w:rPr>
                <w:rFonts w:ascii="Cambria" w:hAnsi="Cambria"/>
                <w:spacing w:val="3"/>
                <w:sz w:val="18"/>
              </w:rPr>
              <w:t xml:space="preserve"> </w:t>
            </w:r>
            <w:r w:rsidRPr="004B3744">
              <w:rPr>
                <w:rFonts w:ascii="Cambria" w:hAnsi="Cambria"/>
                <w:sz w:val="18"/>
              </w:rPr>
              <w:t>Grant)**</w:t>
            </w:r>
          </w:p>
        </w:tc>
        <w:tc>
          <w:tcPr>
            <w:tcW w:w="1845" w:type="dxa"/>
            <w:gridSpan w:val="2"/>
            <w:shd w:val="clear" w:color="auto" w:fill="DCE6F0"/>
          </w:tcPr>
          <w:p w14:paraId="3570AC84"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2,700,000</w:t>
            </w:r>
          </w:p>
        </w:tc>
        <w:tc>
          <w:tcPr>
            <w:tcW w:w="1746" w:type="dxa"/>
            <w:shd w:val="clear" w:color="auto" w:fill="DCE6F0"/>
          </w:tcPr>
          <w:p w14:paraId="3E97218A"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46EE7FF4"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46AF7ECB"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2,700,000</w:t>
            </w:r>
          </w:p>
        </w:tc>
      </w:tr>
      <w:tr w:rsidR="00D66C42" w:rsidRPr="004B3744" w14:paraId="4B7F5891" w14:textId="77777777" w:rsidTr="00B76944">
        <w:trPr>
          <w:trHeight w:val="246"/>
        </w:trPr>
        <w:tc>
          <w:tcPr>
            <w:tcW w:w="3674" w:type="dxa"/>
          </w:tcPr>
          <w:p w14:paraId="78FA5EE0"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Pavilion</w:t>
            </w:r>
          </w:p>
        </w:tc>
        <w:tc>
          <w:tcPr>
            <w:tcW w:w="1845" w:type="dxa"/>
            <w:gridSpan w:val="2"/>
            <w:shd w:val="clear" w:color="auto" w:fill="DCE6F0"/>
          </w:tcPr>
          <w:p w14:paraId="3816AF43"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1,249,466</w:t>
            </w:r>
          </w:p>
        </w:tc>
        <w:tc>
          <w:tcPr>
            <w:tcW w:w="1746" w:type="dxa"/>
            <w:shd w:val="clear" w:color="auto" w:fill="DCE6F0"/>
          </w:tcPr>
          <w:p w14:paraId="594E68CB"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30170A37"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7EEFAAFB"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1,249,466</w:t>
            </w:r>
          </w:p>
        </w:tc>
      </w:tr>
      <w:tr w:rsidR="00D66C42" w:rsidRPr="004B3744" w14:paraId="416B1B44" w14:textId="77777777" w:rsidTr="00B76944">
        <w:trPr>
          <w:trHeight w:val="245"/>
        </w:trPr>
        <w:tc>
          <w:tcPr>
            <w:tcW w:w="3674" w:type="dxa"/>
          </w:tcPr>
          <w:p w14:paraId="6F759667"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3"/>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6"/>
                <w:sz w:val="18"/>
              </w:rPr>
              <w:t xml:space="preserve"> </w:t>
            </w:r>
            <w:r w:rsidRPr="004B3744">
              <w:rPr>
                <w:rFonts w:ascii="Cambria" w:hAnsi="Cambria"/>
                <w:sz w:val="18"/>
              </w:rPr>
              <w:t>Peoria</w:t>
            </w:r>
            <w:r w:rsidRPr="004B3744">
              <w:rPr>
                <w:rFonts w:ascii="Cambria" w:hAnsi="Cambria"/>
                <w:spacing w:val="6"/>
                <w:sz w:val="18"/>
              </w:rPr>
              <w:t xml:space="preserve"> </w:t>
            </w:r>
            <w:r w:rsidRPr="004B3744">
              <w:rPr>
                <w:rFonts w:ascii="Cambria" w:hAnsi="Cambria"/>
                <w:sz w:val="18"/>
              </w:rPr>
              <w:t>COM</w:t>
            </w:r>
          </w:p>
        </w:tc>
        <w:tc>
          <w:tcPr>
            <w:tcW w:w="1845" w:type="dxa"/>
            <w:gridSpan w:val="2"/>
            <w:shd w:val="clear" w:color="auto" w:fill="DCE6F0"/>
          </w:tcPr>
          <w:p w14:paraId="0D17E48F"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7,968</w:t>
            </w:r>
          </w:p>
        </w:tc>
        <w:tc>
          <w:tcPr>
            <w:tcW w:w="1746" w:type="dxa"/>
            <w:shd w:val="clear" w:color="auto" w:fill="DCE6F0"/>
          </w:tcPr>
          <w:p w14:paraId="68A7EE3B"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329,944</w:t>
            </w:r>
          </w:p>
        </w:tc>
        <w:tc>
          <w:tcPr>
            <w:tcW w:w="1632" w:type="dxa"/>
            <w:shd w:val="clear" w:color="auto" w:fill="DCE6F0"/>
          </w:tcPr>
          <w:p w14:paraId="0D6B34B0"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64D102F3"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337,912</w:t>
            </w:r>
          </w:p>
        </w:tc>
      </w:tr>
      <w:tr w:rsidR="00D66C42" w:rsidRPr="004B3744" w14:paraId="60229F26" w14:textId="77777777" w:rsidTr="00B76944">
        <w:trPr>
          <w:trHeight w:val="246"/>
        </w:trPr>
        <w:tc>
          <w:tcPr>
            <w:tcW w:w="3674" w:type="dxa"/>
          </w:tcPr>
          <w:p w14:paraId="4501C443"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3"/>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5"/>
                <w:sz w:val="18"/>
              </w:rPr>
              <w:t xml:space="preserve"> </w:t>
            </w:r>
            <w:r w:rsidRPr="004B3744">
              <w:rPr>
                <w:rFonts w:ascii="Cambria" w:hAnsi="Cambria"/>
                <w:sz w:val="18"/>
              </w:rPr>
              <w:t>Peoria</w:t>
            </w:r>
            <w:r w:rsidRPr="004B3744">
              <w:rPr>
                <w:rFonts w:ascii="Cambria" w:hAnsi="Cambria"/>
                <w:spacing w:val="6"/>
                <w:sz w:val="18"/>
              </w:rPr>
              <w:t xml:space="preserve"> </w:t>
            </w:r>
            <w:r w:rsidRPr="004B3744">
              <w:rPr>
                <w:rFonts w:ascii="Cambria" w:hAnsi="Cambria"/>
                <w:sz w:val="18"/>
              </w:rPr>
              <w:t>CON</w:t>
            </w:r>
          </w:p>
        </w:tc>
        <w:tc>
          <w:tcPr>
            <w:tcW w:w="1845" w:type="dxa"/>
            <w:gridSpan w:val="2"/>
            <w:shd w:val="clear" w:color="auto" w:fill="DCE6F0"/>
          </w:tcPr>
          <w:p w14:paraId="6FD31FE5"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2,070</w:t>
            </w:r>
          </w:p>
        </w:tc>
        <w:tc>
          <w:tcPr>
            <w:tcW w:w="1746" w:type="dxa"/>
            <w:shd w:val="clear" w:color="auto" w:fill="DCE6F0"/>
          </w:tcPr>
          <w:p w14:paraId="117B8111"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77,521</w:t>
            </w:r>
          </w:p>
        </w:tc>
        <w:tc>
          <w:tcPr>
            <w:tcW w:w="1632" w:type="dxa"/>
            <w:shd w:val="clear" w:color="auto" w:fill="DCE6F0"/>
          </w:tcPr>
          <w:p w14:paraId="4A1319CE"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59D1C941"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79,591</w:t>
            </w:r>
          </w:p>
        </w:tc>
      </w:tr>
      <w:tr w:rsidR="00D66C42" w:rsidRPr="004B3744" w14:paraId="35819523" w14:textId="77777777" w:rsidTr="00B76944">
        <w:trPr>
          <w:trHeight w:val="245"/>
        </w:trPr>
        <w:tc>
          <w:tcPr>
            <w:tcW w:w="3674" w:type="dxa"/>
          </w:tcPr>
          <w:p w14:paraId="2B405B29"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3"/>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5"/>
                <w:sz w:val="18"/>
              </w:rPr>
              <w:t xml:space="preserve"> </w:t>
            </w:r>
            <w:r w:rsidRPr="004B3744">
              <w:rPr>
                <w:rFonts w:ascii="Cambria" w:hAnsi="Cambria"/>
                <w:sz w:val="18"/>
              </w:rPr>
              <w:t>Quad</w:t>
            </w:r>
            <w:r w:rsidRPr="004B3744">
              <w:rPr>
                <w:rFonts w:ascii="Cambria" w:hAnsi="Cambria"/>
                <w:spacing w:val="6"/>
                <w:sz w:val="18"/>
              </w:rPr>
              <w:t xml:space="preserve"> </w:t>
            </w:r>
            <w:r w:rsidRPr="004B3744">
              <w:rPr>
                <w:rFonts w:ascii="Cambria" w:hAnsi="Cambria"/>
                <w:sz w:val="18"/>
              </w:rPr>
              <w:t>Cities</w:t>
            </w:r>
          </w:p>
        </w:tc>
        <w:tc>
          <w:tcPr>
            <w:tcW w:w="1845" w:type="dxa"/>
            <w:gridSpan w:val="2"/>
            <w:shd w:val="clear" w:color="auto" w:fill="DCE6F0"/>
          </w:tcPr>
          <w:p w14:paraId="5EF5EC04"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1,639</w:t>
            </w:r>
          </w:p>
        </w:tc>
        <w:tc>
          <w:tcPr>
            <w:tcW w:w="1746" w:type="dxa"/>
            <w:shd w:val="clear" w:color="auto" w:fill="DCE6F0"/>
          </w:tcPr>
          <w:p w14:paraId="1B6C312B"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52,706</w:t>
            </w:r>
          </w:p>
        </w:tc>
        <w:tc>
          <w:tcPr>
            <w:tcW w:w="1632" w:type="dxa"/>
            <w:shd w:val="clear" w:color="auto" w:fill="DCE6F0"/>
          </w:tcPr>
          <w:p w14:paraId="20A6FEB0"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41856507"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54,345</w:t>
            </w:r>
          </w:p>
        </w:tc>
      </w:tr>
      <w:tr w:rsidR="00D66C42" w:rsidRPr="004B3744" w14:paraId="5E82C01D" w14:textId="77777777" w:rsidTr="00B76944">
        <w:trPr>
          <w:trHeight w:val="246"/>
        </w:trPr>
        <w:tc>
          <w:tcPr>
            <w:tcW w:w="3674" w:type="dxa"/>
          </w:tcPr>
          <w:p w14:paraId="47432027"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7"/>
                <w:sz w:val="18"/>
              </w:rPr>
              <w:t xml:space="preserve"> </w:t>
            </w:r>
            <w:r w:rsidRPr="004B3744">
              <w:rPr>
                <w:rFonts w:ascii="Cambria" w:hAnsi="Cambria"/>
                <w:sz w:val="18"/>
              </w:rPr>
              <w:t>Rockford</w:t>
            </w:r>
            <w:r w:rsidRPr="004B3744">
              <w:rPr>
                <w:rFonts w:ascii="Cambria" w:hAnsi="Cambria"/>
                <w:spacing w:val="6"/>
                <w:sz w:val="18"/>
              </w:rPr>
              <w:t xml:space="preserve"> </w:t>
            </w:r>
            <w:r w:rsidRPr="004B3744">
              <w:rPr>
                <w:rFonts w:ascii="Cambria" w:hAnsi="Cambria"/>
                <w:sz w:val="18"/>
              </w:rPr>
              <w:t>COM</w:t>
            </w:r>
          </w:p>
        </w:tc>
        <w:tc>
          <w:tcPr>
            <w:tcW w:w="1845" w:type="dxa"/>
            <w:gridSpan w:val="2"/>
            <w:shd w:val="clear" w:color="auto" w:fill="DCE6F0"/>
          </w:tcPr>
          <w:p w14:paraId="75355A19"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9,788</w:t>
            </w:r>
          </w:p>
        </w:tc>
        <w:tc>
          <w:tcPr>
            <w:tcW w:w="1746" w:type="dxa"/>
            <w:shd w:val="clear" w:color="auto" w:fill="DCE6F0"/>
          </w:tcPr>
          <w:p w14:paraId="1ACE5A6F"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369,553</w:t>
            </w:r>
          </w:p>
        </w:tc>
        <w:tc>
          <w:tcPr>
            <w:tcW w:w="1632" w:type="dxa"/>
            <w:shd w:val="clear" w:color="auto" w:fill="DCE6F0"/>
          </w:tcPr>
          <w:p w14:paraId="797016C8"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5C26FB47"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379,341</w:t>
            </w:r>
          </w:p>
        </w:tc>
      </w:tr>
      <w:tr w:rsidR="00D66C42" w:rsidRPr="004B3744" w14:paraId="5C16B7BA" w14:textId="77777777" w:rsidTr="00B76944">
        <w:trPr>
          <w:trHeight w:val="246"/>
        </w:trPr>
        <w:tc>
          <w:tcPr>
            <w:tcW w:w="3674" w:type="dxa"/>
          </w:tcPr>
          <w:p w14:paraId="5910F2E6"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6"/>
                <w:sz w:val="18"/>
              </w:rPr>
              <w:t xml:space="preserve"> </w:t>
            </w:r>
            <w:r w:rsidRPr="004B3744">
              <w:rPr>
                <w:rFonts w:ascii="Cambria" w:hAnsi="Cambria"/>
                <w:sz w:val="18"/>
              </w:rPr>
              <w:t>Rockford</w:t>
            </w:r>
            <w:r w:rsidRPr="004B3744">
              <w:rPr>
                <w:rFonts w:ascii="Cambria" w:hAnsi="Cambria"/>
                <w:spacing w:val="7"/>
                <w:sz w:val="18"/>
              </w:rPr>
              <w:t xml:space="preserve"> </w:t>
            </w:r>
            <w:r w:rsidRPr="004B3744">
              <w:rPr>
                <w:rFonts w:ascii="Cambria" w:hAnsi="Cambria"/>
                <w:sz w:val="18"/>
              </w:rPr>
              <w:t>CON</w:t>
            </w:r>
          </w:p>
        </w:tc>
        <w:tc>
          <w:tcPr>
            <w:tcW w:w="1845" w:type="dxa"/>
            <w:gridSpan w:val="2"/>
            <w:shd w:val="clear" w:color="auto" w:fill="DCE6F0"/>
          </w:tcPr>
          <w:p w14:paraId="7A433DA3"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1,770</w:t>
            </w:r>
          </w:p>
        </w:tc>
        <w:tc>
          <w:tcPr>
            <w:tcW w:w="1746" w:type="dxa"/>
            <w:shd w:val="clear" w:color="auto" w:fill="DCE6F0"/>
          </w:tcPr>
          <w:p w14:paraId="00A09F7D"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70,568</w:t>
            </w:r>
          </w:p>
        </w:tc>
        <w:tc>
          <w:tcPr>
            <w:tcW w:w="1632" w:type="dxa"/>
            <w:shd w:val="clear" w:color="auto" w:fill="DCE6F0"/>
          </w:tcPr>
          <w:p w14:paraId="2D1328E5"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5314B2A8"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72,338</w:t>
            </w:r>
          </w:p>
        </w:tc>
      </w:tr>
      <w:tr w:rsidR="00D66C42" w:rsidRPr="004B3744" w14:paraId="57049DD0" w14:textId="77777777" w:rsidTr="00B76944">
        <w:trPr>
          <w:trHeight w:val="245"/>
        </w:trPr>
        <w:tc>
          <w:tcPr>
            <w:tcW w:w="3674" w:type="dxa"/>
          </w:tcPr>
          <w:p w14:paraId="6E9330E3"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Affairs</w:t>
            </w:r>
            <w:r w:rsidRPr="004B3744">
              <w:rPr>
                <w:rFonts w:ascii="Cambria" w:hAnsi="Cambria"/>
                <w:spacing w:val="7"/>
                <w:sz w:val="18"/>
              </w:rPr>
              <w:t xml:space="preserve"> </w:t>
            </w:r>
            <w:r w:rsidRPr="004B3744">
              <w:rPr>
                <w:rFonts w:ascii="Cambria" w:hAnsi="Cambria"/>
                <w:sz w:val="18"/>
              </w:rPr>
              <w:t>-</w:t>
            </w:r>
            <w:r w:rsidRPr="004B3744">
              <w:rPr>
                <w:rFonts w:ascii="Cambria" w:hAnsi="Cambria"/>
                <w:spacing w:val="7"/>
                <w:sz w:val="18"/>
              </w:rPr>
              <w:t xml:space="preserve"> </w:t>
            </w:r>
            <w:r w:rsidRPr="004B3744">
              <w:rPr>
                <w:rFonts w:ascii="Cambria" w:hAnsi="Cambria"/>
                <w:sz w:val="18"/>
              </w:rPr>
              <w:t>Rockford</w:t>
            </w:r>
            <w:r w:rsidRPr="004B3744">
              <w:rPr>
                <w:rFonts w:ascii="Cambria" w:hAnsi="Cambria"/>
                <w:spacing w:val="7"/>
                <w:sz w:val="18"/>
              </w:rPr>
              <w:t xml:space="preserve"> </w:t>
            </w:r>
            <w:r w:rsidRPr="004B3744">
              <w:rPr>
                <w:rFonts w:ascii="Cambria" w:hAnsi="Cambria"/>
                <w:sz w:val="18"/>
              </w:rPr>
              <w:t>PHARM</w:t>
            </w:r>
          </w:p>
        </w:tc>
        <w:tc>
          <w:tcPr>
            <w:tcW w:w="1845" w:type="dxa"/>
            <w:gridSpan w:val="2"/>
            <w:shd w:val="clear" w:color="auto" w:fill="DCE6F0"/>
          </w:tcPr>
          <w:p w14:paraId="1FC757E6"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4,421</w:t>
            </w:r>
          </w:p>
        </w:tc>
        <w:tc>
          <w:tcPr>
            <w:tcW w:w="1746" w:type="dxa"/>
            <w:shd w:val="clear" w:color="auto" w:fill="DCE6F0"/>
          </w:tcPr>
          <w:p w14:paraId="3D83C788"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153,225</w:t>
            </w:r>
          </w:p>
        </w:tc>
        <w:tc>
          <w:tcPr>
            <w:tcW w:w="1632" w:type="dxa"/>
            <w:shd w:val="clear" w:color="auto" w:fill="DCE6F0"/>
          </w:tcPr>
          <w:p w14:paraId="038A6FFF"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70F736F7"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157,646</w:t>
            </w:r>
          </w:p>
        </w:tc>
      </w:tr>
      <w:tr w:rsidR="00D66C42" w:rsidRPr="004B3744" w14:paraId="128EC018" w14:textId="77777777" w:rsidTr="00B76944">
        <w:trPr>
          <w:trHeight w:val="246"/>
        </w:trPr>
        <w:tc>
          <w:tcPr>
            <w:tcW w:w="3674" w:type="dxa"/>
          </w:tcPr>
          <w:p w14:paraId="6727069B"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Centers</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7"/>
                <w:sz w:val="18"/>
              </w:rPr>
              <w:t xml:space="preserve"> </w:t>
            </w:r>
            <w:r w:rsidRPr="004B3744">
              <w:rPr>
                <w:rFonts w:ascii="Cambria" w:hAnsi="Cambria"/>
                <w:sz w:val="18"/>
              </w:rPr>
              <w:t>Operations</w:t>
            </w:r>
          </w:p>
        </w:tc>
        <w:tc>
          <w:tcPr>
            <w:tcW w:w="1845" w:type="dxa"/>
            <w:gridSpan w:val="2"/>
            <w:shd w:val="clear" w:color="auto" w:fill="DCE6F0"/>
          </w:tcPr>
          <w:p w14:paraId="5F35648A"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14,905,311</w:t>
            </w:r>
          </w:p>
        </w:tc>
        <w:tc>
          <w:tcPr>
            <w:tcW w:w="1746" w:type="dxa"/>
            <w:shd w:val="clear" w:color="auto" w:fill="DCE6F0"/>
          </w:tcPr>
          <w:p w14:paraId="1E5EE21E"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2,753,120</w:t>
            </w:r>
          </w:p>
        </w:tc>
        <w:tc>
          <w:tcPr>
            <w:tcW w:w="1632" w:type="dxa"/>
            <w:shd w:val="clear" w:color="auto" w:fill="DCE6F0"/>
          </w:tcPr>
          <w:p w14:paraId="39156686"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050B036B"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17,658,431</w:t>
            </w:r>
          </w:p>
        </w:tc>
      </w:tr>
      <w:tr w:rsidR="00D66C42" w:rsidRPr="004B3744" w14:paraId="30E6143E" w14:textId="77777777" w:rsidTr="00B76944">
        <w:trPr>
          <w:trHeight w:val="245"/>
        </w:trPr>
        <w:tc>
          <w:tcPr>
            <w:tcW w:w="3674" w:type="dxa"/>
          </w:tcPr>
          <w:p w14:paraId="096C103F"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7"/>
                <w:sz w:val="18"/>
              </w:rPr>
              <w:t xml:space="preserve"> </w:t>
            </w:r>
            <w:r w:rsidRPr="004B3744">
              <w:rPr>
                <w:rFonts w:ascii="Cambria" w:hAnsi="Cambria"/>
                <w:sz w:val="18"/>
              </w:rPr>
              <w:t>Centers-Dining</w:t>
            </w:r>
          </w:p>
        </w:tc>
        <w:tc>
          <w:tcPr>
            <w:tcW w:w="1845" w:type="dxa"/>
            <w:gridSpan w:val="2"/>
            <w:shd w:val="clear" w:color="auto" w:fill="DCE6F0"/>
          </w:tcPr>
          <w:p w14:paraId="11B7E4DB"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56D3603A"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92,321</w:t>
            </w:r>
          </w:p>
        </w:tc>
        <w:tc>
          <w:tcPr>
            <w:tcW w:w="1632" w:type="dxa"/>
            <w:shd w:val="clear" w:color="auto" w:fill="DCE6F0"/>
          </w:tcPr>
          <w:p w14:paraId="061F7388"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7F9FCF71"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92,321</w:t>
            </w:r>
          </w:p>
        </w:tc>
      </w:tr>
      <w:tr w:rsidR="00D66C42" w:rsidRPr="004B3744" w14:paraId="1DBDD3B6" w14:textId="77777777" w:rsidTr="00B76944">
        <w:trPr>
          <w:trHeight w:val="246"/>
        </w:trPr>
        <w:tc>
          <w:tcPr>
            <w:tcW w:w="3674" w:type="dxa"/>
          </w:tcPr>
          <w:p w14:paraId="05A36179"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8"/>
                <w:sz w:val="18"/>
              </w:rPr>
              <w:t xml:space="preserve"> </w:t>
            </w:r>
            <w:r w:rsidRPr="004B3744">
              <w:rPr>
                <w:rFonts w:ascii="Cambria" w:hAnsi="Cambria"/>
                <w:sz w:val="18"/>
              </w:rPr>
              <w:t>Centers-Meeting</w:t>
            </w:r>
            <w:r w:rsidRPr="004B3744">
              <w:rPr>
                <w:rFonts w:ascii="Cambria" w:hAnsi="Cambria"/>
                <w:spacing w:val="10"/>
                <w:sz w:val="18"/>
              </w:rPr>
              <w:t xml:space="preserve"> </w:t>
            </w:r>
            <w:r w:rsidRPr="004B3744">
              <w:rPr>
                <w:rFonts w:ascii="Cambria" w:hAnsi="Cambria"/>
                <w:sz w:val="18"/>
              </w:rPr>
              <w:t>&amp;</w:t>
            </w:r>
            <w:r w:rsidRPr="004B3744">
              <w:rPr>
                <w:rFonts w:ascii="Cambria" w:hAnsi="Cambria"/>
                <w:spacing w:val="11"/>
                <w:sz w:val="18"/>
              </w:rPr>
              <w:t xml:space="preserve"> </w:t>
            </w:r>
            <w:r w:rsidRPr="004B3744">
              <w:rPr>
                <w:rFonts w:ascii="Cambria" w:hAnsi="Cambria"/>
                <w:sz w:val="18"/>
              </w:rPr>
              <w:t>Conferences</w:t>
            </w:r>
          </w:p>
        </w:tc>
        <w:tc>
          <w:tcPr>
            <w:tcW w:w="1845" w:type="dxa"/>
            <w:gridSpan w:val="2"/>
            <w:shd w:val="clear" w:color="auto" w:fill="DCE6F0"/>
          </w:tcPr>
          <w:p w14:paraId="67DF155A"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744318F3"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54,485</w:t>
            </w:r>
          </w:p>
        </w:tc>
        <w:tc>
          <w:tcPr>
            <w:tcW w:w="1632" w:type="dxa"/>
            <w:shd w:val="clear" w:color="auto" w:fill="DCE6F0"/>
          </w:tcPr>
          <w:p w14:paraId="4D211AC3"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0A0C87AE"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54,485</w:t>
            </w:r>
          </w:p>
        </w:tc>
      </w:tr>
      <w:tr w:rsidR="00D66C42" w:rsidRPr="004B3744" w14:paraId="795BC69A" w14:textId="77777777" w:rsidTr="00B76944">
        <w:trPr>
          <w:trHeight w:val="246"/>
        </w:trPr>
        <w:tc>
          <w:tcPr>
            <w:tcW w:w="3674" w:type="dxa"/>
          </w:tcPr>
          <w:p w14:paraId="166FBB1F"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7"/>
                <w:sz w:val="18"/>
              </w:rPr>
              <w:t xml:space="preserve"> </w:t>
            </w:r>
            <w:r w:rsidRPr="004B3744">
              <w:rPr>
                <w:rFonts w:ascii="Cambria" w:hAnsi="Cambria"/>
                <w:sz w:val="18"/>
              </w:rPr>
              <w:t>Centers-Forum</w:t>
            </w:r>
          </w:p>
        </w:tc>
        <w:tc>
          <w:tcPr>
            <w:tcW w:w="1845" w:type="dxa"/>
            <w:gridSpan w:val="2"/>
            <w:shd w:val="clear" w:color="auto" w:fill="DCE6F0"/>
          </w:tcPr>
          <w:p w14:paraId="576A4B1C"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2,402,960</w:t>
            </w:r>
          </w:p>
        </w:tc>
        <w:tc>
          <w:tcPr>
            <w:tcW w:w="1746" w:type="dxa"/>
            <w:shd w:val="clear" w:color="auto" w:fill="DCE6F0"/>
          </w:tcPr>
          <w:p w14:paraId="23D04984"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221,267</w:t>
            </w:r>
          </w:p>
        </w:tc>
        <w:tc>
          <w:tcPr>
            <w:tcW w:w="1632" w:type="dxa"/>
            <w:shd w:val="clear" w:color="auto" w:fill="DCE6F0"/>
          </w:tcPr>
          <w:p w14:paraId="08A1065A"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247D636B"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2,624,227</w:t>
            </w:r>
          </w:p>
        </w:tc>
      </w:tr>
      <w:tr w:rsidR="00D66C42" w:rsidRPr="004B3744" w14:paraId="37329B01" w14:textId="77777777" w:rsidTr="00B76944">
        <w:trPr>
          <w:trHeight w:val="245"/>
        </w:trPr>
        <w:tc>
          <w:tcPr>
            <w:tcW w:w="3674" w:type="dxa"/>
          </w:tcPr>
          <w:p w14:paraId="50DEEDC4"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9"/>
                <w:sz w:val="18"/>
              </w:rPr>
              <w:t xml:space="preserve"> </w:t>
            </w:r>
            <w:r w:rsidRPr="004B3744">
              <w:rPr>
                <w:rFonts w:ascii="Cambria" w:hAnsi="Cambria"/>
                <w:sz w:val="18"/>
              </w:rPr>
              <w:t>Centers-Recreations</w:t>
            </w:r>
          </w:p>
        </w:tc>
        <w:tc>
          <w:tcPr>
            <w:tcW w:w="1845" w:type="dxa"/>
            <w:gridSpan w:val="2"/>
            <w:shd w:val="clear" w:color="auto" w:fill="DCE6F0"/>
          </w:tcPr>
          <w:p w14:paraId="135460BB"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3,238,496</w:t>
            </w:r>
          </w:p>
        </w:tc>
        <w:tc>
          <w:tcPr>
            <w:tcW w:w="1746" w:type="dxa"/>
            <w:shd w:val="clear" w:color="auto" w:fill="DCE6F0"/>
          </w:tcPr>
          <w:p w14:paraId="270FA852"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2,988,568</w:t>
            </w:r>
          </w:p>
        </w:tc>
        <w:tc>
          <w:tcPr>
            <w:tcW w:w="1632" w:type="dxa"/>
            <w:shd w:val="clear" w:color="auto" w:fill="DCE6F0"/>
          </w:tcPr>
          <w:p w14:paraId="1EB92915"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4069D58F"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6,227,064</w:t>
            </w:r>
          </w:p>
        </w:tc>
      </w:tr>
      <w:tr w:rsidR="00D66C42" w:rsidRPr="004B3744" w14:paraId="6AF1878D" w14:textId="77777777" w:rsidTr="00B76944">
        <w:trPr>
          <w:trHeight w:val="246"/>
        </w:trPr>
        <w:tc>
          <w:tcPr>
            <w:tcW w:w="3674" w:type="dxa"/>
          </w:tcPr>
          <w:p w14:paraId="2B7136DA"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7"/>
                <w:sz w:val="18"/>
              </w:rPr>
              <w:t xml:space="preserve"> </w:t>
            </w:r>
            <w:r w:rsidRPr="004B3744">
              <w:rPr>
                <w:rFonts w:ascii="Cambria" w:hAnsi="Cambria"/>
                <w:sz w:val="18"/>
              </w:rPr>
              <w:t>Centers-Programs</w:t>
            </w:r>
          </w:p>
        </w:tc>
        <w:tc>
          <w:tcPr>
            <w:tcW w:w="1845" w:type="dxa"/>
            <w:gridSpan w:val="2"/>
            <w:shd w:val="clear" w:color="auto" w:fill="DCE6F0"/>
          </w:tcPr>
          <w:p w14:paraId="31521998"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35ACB23D"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1,761,458</w:t>
            </w:r>
          </w:p>
        </w:tc>
        <w:tc>
          <w:tcPr>
            <w:tcW w:w="1632" w:type="dxa"/>
            <w:shd w:val="clear" w:color="auto" w:fill="DCE6F0"/>
          </w:tcPr>
          <w:p w14:paraId="3D3E95B8"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2502793B"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1,761,458</w:t>
            </w:r>
          </w:p>
        </w:tc>
      </w:tr>
      <w:tr w:rsidR="00D66C42" w:rsidRPr="004B3744" w14:paraId="7FA765C0" w14:textId="77777777" w:rsidTr="00B76944">
        <w:trPr>
          <w:trHeight w:val="245"/>
        </w:trPr>
        <w:tc>
          <w:tcPr>
            <w:tcW w:w="3674" w:type="dxa"/>
          </w:tcPr>
          <w:p w14:paraId="4EEA1220"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3"/>
                <w:sz w:val="18"/>
              </w:rPr>
              <w:t xml:space="preserve"> </w:t>
            </w:r>
            <w:r w:rsidRPr="004B3744">
              <w:rPr>
                <w:rFonts w:ascii="Cambria" w:hAnsi="Cambria"/>
                <w:sz w:val="18"/>
              </w:rPr>
              <w:t>Centers</w:t>
            </w:r>
            <w:r w:rsidRPr="004B3744">
              <w:rPr>
                <w:rFonts w:ascii="Cambria" w:hAnsi="Cambria"/>
                <w:spacing w:val="4"/>
                <w:sz w:val="18"/>
              </w:rPr>
              <w:t xml:space="preserve"> </w:t>
            </w:r>
            <w:r w:rsidRPr="004B3744">
              <w:rPr>
                <w:rFonts w:ascii="Cambria" w:hAnsi="Cambria"/>
                <w:sz w:val="18"/>
              </w:rPr>
              <w:t>-</w:t>
            </w:r>
            <w:r w:rsidRPr="004B3744">
              <w:rPr>
                <w:rFonts w:ascii="Cambria" w:hAnsi="Cambria"/>
                <w:spacing w:val="5"/>
                <w:sz w:val="18"/>
              </w:rPr>
              <w:t xml:space="preserve"> </w:t>
            </w:r>
            <w:r w:rsidRPr="004B3744">
              <w:rPr>
                <w:rFonts w:ascii="Cambria" w:hAnsi="Cambria"/>
                <w:sz w:val="18"/>
              </w:rPr>
              <w:t>SSB</w:t>
            </w:r>
            <w:r w:rsidRPr="004B3744">
              <w:rPr>
                <w:rFonts w:ascii="Cambria" w:hAnsi="Cambria"/>
                <w:spacing w:val="6"/>
                <w:sz w:val="18"/>
              </w:rPr>
              <w:t xml:space="preserve"> </w:t>
            </w:r>
            <w:r w:rsidRPr="004B3744">
              <w:rPr>
                <w:rFonts w:ascii="Cambria" w:hAnsi="Cambria"/>
                <w:sz w:val="18"/>
              </w:rPr>
              <w:t>Staff</w:t>
            </w:r>
            <w:r w:rsidRPr="004B3744">
              <w:rPr>
                <w:rFonts w:ascii="Cambria" w:hAnsi="Cambria"/>
                <w:spacing w:val="5"/>
                <w:sz w:val="18"/>
              </w:rPr>
              <w:t xml:space="preserve"> </w:t>
            </w:r>
            <w:r w:rsidRPr="004B3744">
              <w:rPr>
                <w:rFonts w:ascii="Cambria" w:hAnsi="Cambria"/>
                <w:sz w:val="18"/>
              </w:rPr>
              <w:t>Support</w:t>
            </w:r>
          </w:p>
        </w:tc>
        <w:tc>
          <w:tcPr>
            <w:tcW w:w="1845" w:type="dxa"/>
            <w:gridSpan w:val="2"/>
            <w:shd w:val="clear" w:color="auto" w:fill="DCE6F0"/>
          </w:tcPr>
          <w:p w14:paraId="04C630AB"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4245B7D5"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420,733</w:t>
            </w:r>
          </w:p>
        </w:tc>
        <w:tc>
          <w:tcPr>
            <w:tcW w:w="1632" w:type="dxa"/>
            <w:shd w:val="clear" w:color="auto" w:fill="DCE6F0"/>
          </w:tcPr>
          <w:p w14:paraId="07AA4A90"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2AFB242C"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420,733</w:t>
            </w:r>
          </w:p>
        </w:tc>
      </w:tr>
      <w:tr w:rsidR="00D66C42" w:rsidRPr="004B3744" w14:paraId="3119F67C" w14:textId="77777777" w:rsidTr="00B76944">
        <w:trPr>
          <w:trHeight w:val="246"/>
        </w:trPr>
        <w:tc>
          <w:tcPr>
            <w:tcW w:w="3674" w:type="dxa"/>
          </w:tcPr>
          <w:p w14:paraId="53F778AD"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VCSA</w:t>
            </w:r>
            <w:r w:rsidRPr="004B3744">
              <w:rPr>
                <w:rFonts w:ascii="Cambria" w:hAnsi="Cambria"/>
                <w:spacing w:val="5"/>
                <w:sz w:val="18"/>
              </w:rPr>
              <w:t xml:space="preserve"> </w:t>
            </w:r>
            <w:r w:rsidRPr="004B3744">
              <w:rPr>
                <w:rFonts w:ascii="Cambria" w:hAnsi="Cambria"/>
                <w:sz w:val="18"/>
              </w:rPr>
              <w:t>-</w:t>
            </w:r>
            <w:r w:rsidRPr="004B3744">
              <w:rPr>
                <w:rFonts w:ascii="Cambria" w:hAnsi="Cambria"/>
                <w:spacing w:val="6"/>
                <w:sz w:val="18"/>
              </w:rPr>
              <w:t xml:space="preserve"> </w:t>
            </w: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Affairs</w:t>
            </w:r>
            <w:r w:rsidRPr="004B3744">
              <w:rPr>
                <w:rFonts w:ascii="Cambria" w:hAnsi="Cambria"/>
                <w:spacing w:val="5"/>
                <w:sz w:val="18"/>
              </w:rPr>
              <w:t xml:space="preserve"> </w:t>
            </w:r>
            <w:r w:rsidRPr="004B3744">
              <w:rPr>
                <w:rFonts w:ascii="Cambria" w:hAnsi="Cambria"/>
                <w:sz w:val="18"/>
              </w:rPr>
              <w:t>Support</w:t>
            </w:r>
          </w:p>
        </w:tc>
        <w:tc>
          <w:tcPr>
            <w:tcW w:w="1845" w:type="dxa"/>
            <w:gridSpan w:val="2"/>
            <w:shd w:val="clear" w:color="auto" w:fill="DCE6F0"/>
          </w:tcPr>
          <w:p w14:paraId="57DD5D7D"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8,330</w:t>
            </w:r>
          </w:p>
        </w:tc>
        <w:tc>
          <w:tcPr>
            <w:tcW w:w="1746" w:type="dxa"/>
            <w:shd w:val="clear" w:color="auto" w:fill="DCE6F0"/>
          </w:tcPr>
          <w:p w14:paraId="625859AD"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268,336</w:t>
            </w:r>
          </w:p>
        </w:tc>
        <w:tc>
          <w:tcPr>
            <w:tcW w:w="1632" w:type="dxa"/>
            <w:shd w:val="clear" w:color="auto" w:fill="DCE6F0"/>
          </w:tcPr>
          <w:p w14:paraId="727536CF"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15C491CC"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276,666</w:t>
            </w:r>
          </w:p>
        </w:tc>
      </w:tr>
      <w:tr w:rsidR="00D66C42" w:rsidRPr="004B3744" w14:paraId="1C9AA0EE" w14:textId="77777777" w:rsidTr="00B76944">
        <w:trPr>
          <w:trHeight w:val="246"/>
        </w:trPr>
        <w:tc>
          <w:tcPr>
            <w:tcW w:w="3674" w:type="dxa"/>
          </w:tcPr>
          <w:p w14:paraId="4C11AF70"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8"/>
                <w:sz w:val="18"/>
              </w:rPr>
              <w:t xml:space="preserve"> </w:t>
            </w:r>
            <w:r w:rsidRPr="004B3744">
              <w:rPr>
                <w:rFonts w:ascii="Cambria" w:hAnsi="Cambria"/>
                <w:sz w:val="18"/>
              </w:rPr>
              <w:t>Development</w:t>
            </w:r>
            <w:r w:rsidRPr="004B3744">
              <w:rPr>
                <w:rFonts w:ascii="Cambria" w:hAnsi="Cambria"/>
                <w:spacing w:val="8"/>
                <w:sz w:val="18"/>
              </w:rPr>
              <w:t xml:space="preserve"> </w:t>
            </w:r>
            <w:r w:rsidRPr="004B3744">
              <w:rPr>
                <w:rFonts w:ascii="Cambria" w:hAnsi="Cambria"/>
                <w:sz w:val="18"/>
              </w:rPr>
              <w:t>Services</w:t>
            </w:r>
          </w:p>
        </w:tc>
        <w:tc>
          <w:tcPr>
            <w:tcW w:w="1845" w:type="dxa"/>
            <w:gridSpan w:val="2"/>
            <w:shd w:val="clear" w:color="auto" w:fill="DCE6F0"/>
          </w:tcPr>
          <w:p w14:paraId="5D8444F6"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9,195</w:t>
            </w:r>
          </w:p>
        </w:tc>
        <w:tc>
          <w:tcPr>
            <w:tcW w:w="1746" w:type="dxa"/>
            <w:shd w:val="clear" w:color="auto" w:fill="DCE6F0"/>
          </w:tcPr>
          <w:p w14:paraId="36567313"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343,952</w:t>
            </w:r>
          </w:p>
        </w:tc>
        <w:tc>
          <w:tcPr>
            <w:tcW w:w="1632" w:type="dxa"/>
            <w:shd w:val="clear" w:color="auto" w:fill="DCE6F0"/>
          </w:tcPr>
          <w:p w14:paraId="2D897459"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0D414903"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353,147</w:t>
            </w:r>
          </w:p>
        </w:tc>
      </w:tr>
      <w:tr w:rsidR="00D66C42" w:rsidRPr="004B3744" w14:paraId="0E7253AE" w14:textId="77777777" w:rsidTr="00B76944">
        <w:trPr>
          <w:trHeight w:val="246"/>
        </w:trPr>
        <w:tc>
          <w:tcPr>
            <w:tcW w:w="3674" w:type="dxa"/>
          </w:tcPr>
          <w:p w14:paraId="731C7DB6"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Student</w:t>
            </w:r>
            <w:r w:rsidRPr="004B3744">
              <w:rPr>
                <w:rFonts w:ascii="Cambria" w:hAnsi="Cambria"/>
                <w:spacing w:val="5"/>
                <w:sz w:val="18"/>
              </w:rPr>
              <w:t xml:space="preserve"> </w:t>
            </w:r>
            <w:r w:rsidRPr="004B3744">
              <w:rPr>
                <w:rFonts w:ascii="Cambria" w:hAnsi="Cambria"/>
                <w:sz w:val="18"/>
              </w:rPr>
              <w:t>Legal</w:t>
            </w:r>
            <w:r w:rsidRPr="004B3744">
              <w:rPr>
                <w:rFonts w:ascii="Cambria" w:hAnsi="Cambria"/>
                <w:spacing w:val="7"/>
                <w:sz w:val="18"/>
              </w:rPr>
              <w:t xml:space="preserve"> </w:t>
            </w:r>
            <w:r w:rsidRPr="004B3744">
              <w:rPr>
                <w:rFonts w:ascii="Cambria" w:hAnsi="Cambria"/>
                <w:sz w:val="18"/>
              </w:rPr>
              <w:t>/</w:t>
            </w:r>
            <w:r w:rsidRPr="004B3744">
              <w:rPr>
                <w:rFonts w:ascii="Cambria" w:hAnsi="Cambria"/>
                <w:spacing w:val="8"/>
                <w:sz w:val="18"/>
              </w:rPr>
              <w:t xml:space="preserve"> </w:t>
            </w:r>
            <w:r w:rsidRPr="004B3744">
              <w:rPr>
                <w:rFonts w:ascii="Cambria" w:hAnsi="Cambria"/>
                <w:sz w:val="18"/>
              </w:rPr>
              <w:t>Ombudsperson</w:t>
            </w:r>
          </w:p>
        </w:tc>
        <w:tc>
          <w:tcPr>
            <w:tcW w:w="1845" w:type="dxa"/>
            <w:gridSpan w:val="2"/>
            <w:shd w:val="clear" w:color="auto" w:fill="DCE6F0"/>
          </w:tcPr>
          <w:p w14:paraId="270F9240"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10,911</w:t>
            </w:r>
          </w:p>
        </w:tc>
        <w:tc>
          <w:tcPr>
            <w:tcW w:w="1746" w:type="dxa"/>
            <w:shd w:val="clear" w:color="auto" w:fill="DCE6F0"/>
          </w:tcPr>
          <w:p w14:paraId="1B6A60B8"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393,550</w:t>
            </w:r>
          </w:p>
        </w:tc>
        <w:tc>
          <w:tcPr>
            <w:tcW w:w="1632" w:type="dxa"/>
            <w:shd w:val="clear" w:color="auto" w:fill="DCE6F0"/>
          </w:tcPr>
          <w:p w14:paraId="5B0D208C"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21A6936C"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404,461</w:t>
            </w:r>
          </w:p>
        </w:tc>
      </w:tr>
      <w:tr w:rsidR="00D66C42" w:rsidRPr="004B3744" w14:paraId="3635EFA3" w14:textId="77777777" w:rsidTr="00B76944">
        <w:trPr>
          <w:trHeight w:val="245"/>
        </w:trPr>
        <w:tc>
          <w:tcPr>
            <w:tcW w:w="3674" w:type="dxa"/>
          </w:tcPr>
          <w:p w14:paraId="5300EB96"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UI</w:t>
            </w:r>
            <w:r w:rsidRPr="004B3744">
              <w:rPr>
                <w:rFonts w:ascii="Cambria" w:hAnsi="Cambria"/>
                <w:spacing w:val="5"/>
                <w:sz w:val="18"/>
              </w:rPr>
              <w:t xml:space="preserve"> </w:t>
            </w:r>
            <w:r w:rsidRPr="004B3744">
              <w:rPr>
                <w:rFonts w:ascii="Cambria" w:hAnsi="Cambria"/>
                <w:sz w:val="18"/>
              </w:rPr>
              <w:t>Student</w:t>
            </w:r>
            <w:r w:rsidRPr="004B3744">
              <w:rPr>
                <w:rFonts w:ascii="Cambria" w:hAnsi="Cambria"/>
                <w:spacing w:val="4"/>
                <w:sz w:val="18"/>
              </w:rPr>
              <w:t xml:space="preserve"> </w:t>
            </w:r>
            <w:r w:rsidRPr="004B3744">
              <w:rPr>
                <w:rFonts w:ascii="Cambria" w:hAnsi="Cambria"/>
                <w:sz w:val="18"/>
              </w:rPr>
              <w:t>BOT</w:t>
            </w:r>
            <w:r w:rsidRPr="004B3744">
              <w:rPr>
                <w:rFonts w:ascii="Cambria" w:hAnsi="Cambria"/>
                <w:spacing w:val="5"/>
                <w:sz w:val="18"/>
              </w:rPr>
              <w:t xml:space="preserve"> </w:t>
            </w:r>
            <w:r w:rsidRPr="004B3744">
              <w:rPr>
                <w:rFonts w:ascii="Cambria" w:hAnsi="Cambria"/>
                <w:sz w:val="18"/>
              </w:rPr>
              <w:t>Member</w:t>
            </w:r>
          </w:p>
        </w:tc>
        <w:tc>
          <w:tcPr>
            <w:tcW w:w="1845" w:type="dxa"/>
            <w:gridSpan w:val="2"/>
            <w:shd w:val="clear" w:color="auto" w:fill="DCE6F0"/>
          </w:tcPr>
          <w:p w14:paraId="655ACE3A"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355</w:t>
            </w:r>
          </w:p>
        </w:tc>
        <w:tc>
          <w:tcPr>
            <w:tcW w:w="1746" w:type="dxa"/>
            <w:shd w:val="clear" w:color="auto" w:fill="DCE6F0"/>
          </w:tcPr>
          <w:p w14:paraId="67A6871F"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11,353</w:t>
            </w:r>
          </w:p>
        </w:tc>
        <w:tc>
          <w:tcPr>
            <w:tcW w:w="1632" w:type="dxa"/>
            <w:shd w:val="clear" w:color="auto" w:fill="DCE6F0"/>
          </w:tcPr>
          <w:p w14:paraId="7A9A9A5B"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18209D0E"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11,708</w:t>
            </w:r>
          </w:p>
        </w:tc>
      </w:tr>
      <w:tr w:rsidR="00D66C42" w:rsidRPr="004B3744" w14:paraId="389F190F" w14:textId="77777777" w:rsidTr="00B76944">
        <w:trPr>
          <w:trHeight w:val="245"/>
        </w:trPr>
        <w:tc>
          <w:tcPr>
            <w:tcW w:w="3674" w:type="dxa"/>
          </w:tcPr>
          <w:p w14:paraId="4E3719FA"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Undergrad</w:t>
            </w:r>
            <w:r w:rsidRPr="004B3744">
              <w:rPr>
                <w:rFonts w:ascii="Cambria" w:hAnsi="Cambria"/>
                <w:spacing w:val="10"/>
                <w:sz w:val="18"/>
              </w:rPr>
              <w:t xml:space="preserve"> </w:t>
            </w:r>
            <w:r w:rsidRPr="004B3744">
              <w:rPr>
                <w:rFonts w:ascii="Cambria" w:hAnsi="Cambria"/>
                <w:sz w:val="18"/>
              </w:rPr>
              <w:t>Student</w:t>
            </w:r>
            <w:r w:rsidRPr="004B3744">
              <w:rPr>
                <w:rFonts w:ascii="Cambria" w:hAnsi="Cambria"/>
                <w:spacing w:val="8"/>
                <w:sz w:val="18"/>
              </w:rPr>
              <w:t xml:space="preserve"> </w:t>
            </w:r>
            <w:r w:rsidRPr="004B3744">
              <w:rPr>
                <w:rFonts w:ascii="Cambria" w:hAnsi="Cambria"/>
                <w:sz w:val="18"/>
              </w:rPr>
              <w:t>Government</w:t>
            </w:r>
          </w:p>
        </w:tc>
        <w:tc>
          <w:tcPr>
            <w:tcW w:w="1845" w:type="dxa"/>
            <w:gridSpan w:val="2"/>
            <w:shd w:val="clear" w:color="auto" w:fill="DCE6F0"/>
          </w:tcPr>
          <w:p w14:paraId="32EC7CE3"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3,560</w:t>
            </w:r>
          </w:p>
        </w:tc>
        <w:tc>
          <w:tcPr>
            <w:tcW w:w="1746" w:type="dxa"/>
            <w:shd w:val="clear" w:color="auto" w:fill="DCE6F0"/>
          </w:tcPr>
          <w:p w14:paraId="357FEDFA"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114,705</w:t>
            </w:r>
          </w:p>
        </w:tc>
        <w:tc>
          <w:tcPr>
            <w:tcW w:w="1632" w:type="dxa"/>
            <w:shd w:val="clear" w:color="auto" w:fill="DCE6F0"/>
          </w:tcPr>
          <w:p w14:paraId="07D95DAD"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339" w:type="dxa"/>
            <w:shd w:val="clear" w:color="auto" w:fill="DCE6F0"/>
          </w:tcPr>
          <w:p w14:paraId="38EB5EC2"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118,265</w:t>
            </w:r>
          </w:p>
        </w:tc>
      </w:tr>
      <w:tr w:rsidR="00D66C42" w:rsidRPr="004B3744" w14:paraId="479E300F" w14:textId="77777777" w:rsidTr="00B76944">
        <w:trPr>
          <w:trHeight w:val="246"/>
        </w:trPr>
        <w:tc>
          <w:tcPr>
            <w:tcW w:w="3674" w:type="dxa"/>
          </w:tcPr>
          <w:p w14:paraId="4A913375"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Chicago</w:t>
            </w:r>
            <w:r w:rsidRPr="004B3744">
              <w:rPr>
                <w:rFonts w:ascii="Cambria" w:hAnsi="Cambria"/>
                <w:spacing w:val="8"/>
                <w:sz w:val="18"/>
              </w:rPr>
              <w:t xml:space="preserve"> </w:t>
            </w:r>
            <w:r w:rsidRPr="004B3744">
              <w:rPr>
                <w:rFonts w:ascii="Cambria" w:hAnsi="Cambria"/>
                <w:sz w:val="18"/>
              </w:rPr>
              <w:t>Counseling</w:t>
            </w:r>
            <w:r w:rsidRPr="004B3744">
              <w:rPr>
                <w:rFonts w:ascii="Cambria" w:hAnsi="Cambria"/>
                <w:spacing w:val="8"/>
                <w:sz w:val="18"/>
              </w:rPr>
              <w:t xml:space="preserve"> </w:t>
            </w:r>
            <w:r w:rsidRPr="004B3744">
              <w:rPr>
                <w:rFonts w:ascii="Cambria" w:hAnsi="Cambria"/>
                <w:sz w:val="18"/>
              </w:rPr>
              <w:t>Service</w:t>
            </w:r>
          </w:p>
        </w:tc>
        <w:tc>
          <w:tcPr>
            <w:tcW w:w="1845" w:type="dxa"/>
            <w:gridSpan w:val="2"/>
            <w:shd w:val="clear" w:color="auto" w:fill="DCE6F0"/>
          </w:tcPr>
          <w:p w14:paraId="3F6FF5A2"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452F116E"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39BC9109"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2,188,453</w:t>
            </w:r>
          </w:p>
        </w:tc>
        <w:tc>
          <w:tcPr>
            <w:tcW w:w="1339" w:type="dxa"/>
            <w:shd w:val="clear" w:color="auto" w:fill="DCE6F0"/>
          </w:tcPr>
          <w:p w14:paraId="1214EB93"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2,188,453</w:t>
            </w:r>
          </w:p>
        </w:tc>
      </w:tr>
      <w:tr w:rsidR="00D66C42" w:rsidRPr="004B3744" w14:paraId="2D306CCF" w14:textId="77777777" w:rsidTr="00B76944">
        <w:trPr>
          <w:trHeight w:val="245"/>
        </w:trPr>
        <w:tc>
          <w:tcPr>
            <w:tcW w:w="3674" w:type="dxa"/>
          </w:tcPr>
          <w:p w14:paraId="1AA67822"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Family</w:t>
            </w:r>
            <w:r w:rsidRPr="004B3744">
              <w:rPr>
                <w:rFonts w:ascii="Cambria" w:hAnsi="Cambria"/>
                <w:spacing w:val="5"/>
                <w:sz w:val="18"/>
              </w:rPr>
              <w:t xml:space="preserve"> </w:t>
            </w:r>
            <w:r w:rsidRPr="004B3744">
              <w:rPr>
                <w:rFonts w:ascii="Cambria" w:hAnsi="Cambria"/>
                <w:sz w:val="18"/>
              </w:rPr>
              <w:t>Med</w:t>
            </w:r>
            <w:r w:rsidRPr="004B3744">
              <w:rPr>
                <w:rFonts w:ascii="Cambria" w:hAnsi="Cambria"/>
                <w:spacing w:val="7"/>
                <w:sz w:val="18"/>
              </w:rPr>
              <w:t xml:space="preserve"> </w:t>
            </w:r>
            <w:r w:rsidRPr="004B3744">
              <w:rPr>
                <w:rFonts w:ascii="Cambria" w:hAnsi="Cambria"/>
                <w:sz w:val="18"/>
              </w:rPr>
              <w:t>Chicago</w:t>
            </w:r>
          </w:p>
        </w:tc>
        <w:tc>
          <w:tcPr>
            <w:tcW w:w="1845" w:type="dxa"/>
            <w:gridSpan w:val="2"/>
            <w:shd w:val="clear" w:color="auto" w:fill="DCE6F0"/>
          </w:tcPr>
          <w:p w14:paraId="7F5B6B2B"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712B4103"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2369FB9D"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2,100,000</w:t>
            </w:r>
          </w:p>
        </w:tc>
        <w:tc>
          <w:tcPr>
            <w:tcW w:w="1339" w:type="dxa"/>
            <w:shd w:val="clear" w:color="auto" w:fill="DCE6F0"/>
          </w:tcPr>
          <w:p w14:paraId="33E682B0"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2,100,000</w:t>
            </w:r>
          </w:p>
        </w:tc>
      </w:tr>
      <w:tr w:rsidR="00D66C42" w:rsidRPr="004B3744" w14:paraId="77793850" w14:textId="77777777" w:rsidTr="00B76944">
        <w:trPr>
          <w:trHeight w:val="246"/>
        </w:trPr>
        <w:tc>
          <w:tcPr>
            <w:tcW w:w="3674" w:type="dxa"/>
          </w:tcPr>
          <w:p w14:paraId="35CB16FE"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Peoria</w:t>
            </w:r>
            <w:r w:rsidRPr="004B3744">
              <w:rPr>
                <w:rFonts w:ascii="Cambria" w:hAnsi="Cambria"/>
                <w:spacing w:val="8"/>
                <w:sz w:val="18"/>
              </w:rPr>
              <w:t xml:space="preserve"> </w:t>
            </w:r>
            <w:r w:rsidRPr="004B3744">
              <w:rPr>
                <w:rFonts w:ascii="Cambria" w:hAnsi="Cambria"/>
                <w:sz w:val="18"/>
              </w:rPr>
              <w:t>Counseling</w:t>
            </w:r>
            <w:r w:rsidRPr="004B3744">
              <w:rPr>
                <w:rFonts w:ascii="Cambria" w:hAnsi="Cambria"/>
                <w:spacing w:val="7"/>
                <w:sz w:val="18"/>
              </w:rPr>
              <w:t xml:space="preserve"> </w:t>
            </w:r>
            <w:r w:rsidRPr="004B3744">
              <w:rPr>
                <w:rFonts w:ascii="Cambria" w:hAnsi="Cambria"/>
                <w:sz w:val="18"/>
              </w:rPr>
              <w:t>Service</w:t>
            </w:r>
          </w:p>
        </w:tc>
        <w:tc>
          <w:tcPr>
            <w:tcW w:w="1845" w:type="dxa"/>
            <w:gridSpan w:val="2"/>
            <w:shd w:val="clear" w:color="auto" w:fill="DCE6F0"/>
          </w:tcPr>
          <w:p w14:paraId="4B3DE74A"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20DED3A2"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1F69A7D9"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99,718</w:t>
            </w:r>
          </w:p>
        </w:tc>
        <w:tc>
          <w:tcPr>
            <w:tcW w:w="1339" w:type="dxa"/>
            <w:shd w:val="clear" w:color="auto" w:fill="DCE6F0"/>
          </w:tcPr>
          <w:p w14:paraId="3358F9F0"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99,718</w:t>
            </w:r>
          </w:p>
        </w:tc>
      </w:tr>
      <w:tr w:rsidR="00D66C42" w:rsidRPr="004B3744" w14:paraId="4814534E" w14:textId="77777777" w:rsidTr="00B76944">
        <w:trPr>
          <w:trHeight w:val="245"/>
        </w:trPr>
        <w:tc>
          <w:tcPr>
            <w:tcW w:w="3674" w:type="dxa"/>
          </w:tcPr>
          <w:p w14:paraId="007243E3"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Peoria</w:t>
            </w:r>
            <w:r w:rsidRPr="004B3744">
              <w:rPr>
                <w:rFonts w:ascii="Cambria" w:hAnsi="Cambria"/>
                <w:spacing w:val="6"/>
                <w:sz w:val="18"/>
              </w:rPr>
              <w:t xml:space="preserve"> </w:t>
            </w:r>
            <w:r w:rsidRPr="004B3744">
              <w:rPr>
                <w:rFonts w:ascii="Cambria" w:hAnsi="Cambria"/>
                <w:sz w:val="18"/>
              </w:rPr>
              <w:t>Health</w:t>
            </w:r>
            <w:r w:rsidRPr="004B3744">
              <w:rPr>
                <w:rFonts w:ascii="Cambria" w:hAnsi="Cambria"/>
                <w:spacing w:val="6"/>
                <w:sz w:val="18"/>
              </w:rPr>
              <w:t xml:space="preserve"> </w:t>
            </w:r>
            <w:r w:rsidRPr="004B3744">
              <w:rPr>
                <w:rFonts w:ascii="Cambria" w:hAnsi="Cambria"/>
                <w:sz w:val="18"/>
              </w:rPr>
              <w:t>Service</w:t>
            </w:r>
          </w:p>
        </w:tc>
        <w:tc>
          <w:tcPr>
            <w:tcW w:w="1845" w:type="dxa"/>
            <w:gridSpan w:val="2"/>
            <w:shd w:val="clear" w:color="auto" w:fill="DCE6F0"/>
          </w:tcPr>
          <w:p w14:paraId="3AA30174"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1A7B9C81"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132FCC3F"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82,610</w:t>
            </w:r>
          </w:p>
        </w:tc>
        <w:tc>
          <w:tcPr>
            <w:tcW w:w="1339" w:type="dxa"/>
            <w:shd w:val="clear" w:color="auto" w:fill="DCE6F0"/>
          </w:tcPr>
          <w:p w14:paraId="2BBB3606"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82,610</w:t>
            </w:r>
          </w:p>
        </w:tc>
      </w:tr>
      <w:tr w:rsidR="00D66C42" w:rsidRPr="004B3744" w14:paraId="5635F0A5" w14:textId="77777777" w:rsidTr="00B76944">
        <w:trPr>
          <w:trHeight w:val="245"/>
        </w:trPr>
        <w:tc>
          <w:tcPr>
            <w:tcW w:w="3674" w:type="dxa"/>
          </w:tcPr>
          <w:p w14:paraId="4ECCA9FB"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Pharmacy</w:t>
            </w:r>
          </w:p>
        </w:tc>
        <w:tc>
          <w:tcPr>
            <w:tcW w:w="1845" w:type="dxa"/>
            <w:gridSpan w:val="2"/>
            <w:shd w:val="clear" w:color="auto" w:fill="DCE6F0"/>
          </w:tcPr>
          <w:p w14:paraId="1CA1E970"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0A852CB5"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3210C604"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312,452</w:t>
            </w:r>
          </w:p>
        </w:tc>
        <w:tc>
          <w:tcPr>
            <w:tcW w:w="1339" w:type="dxa"/>
            <w:shd w:val="clear" w:color="auto" w:fill="DCE6F0"/>
          </w:tcPr>
          <w:p w14:paraId="48894C03"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312,452</w:t>
            </w:r>
          </w:p>
        </w:tc>
      </w:tr>
      <w:tr w:rsidR="00D66C42" w:rsidRPr="004B3744" w14:paraId="15577766" w14:textId="77777777" w:rsidTr="00B76944">
        <w:trPr>
          <w:trHeight w:val="246"/>
        </w:trPr>
        <w:tc>
          <w:tcPr>
            <w:tcW w:w="3674" w:type="dxa"/>
          </w:tcPr>
          <w:p w14:paraId="6E5DD6CF"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Rockford</w:t>
            </w:r>
            <w:r w:rsidRPr="004B3744">
              <w:rPr>
                <w:rFonts w:ascii="Cambria" w:hAnsi="Cambria"/>
                <w:spacing w:val="9"/>
                <w:sz w:val="18"/>
              </w:rPr>
              <w:t xml:space="preserve"> </w:t>
            </w:r>
            <w:r w:rsidRPr="004B3744">
              <w:rPr>
                <w:rFonts w:ascii="Cambria" w:hAnsi="Cambria"/>
                <w:sz w:val="18"/>
              </w:rPr>
              <w:t>Counseling</w:t>
            </w:r>
            <w:r w:rsidRPr="004B3744">
              <w:rPr>
                <w:rFonts w:ascii="Cambria" w:hAnsi="Cambria"/>
                <w:spacing w:val="8"/>
                <w:sz w:val="18"/>
              </w:rPr>
              <w:t xml:space="preserve"> </w:t>
            </w:r>
            <w:r w:rsidRPr="004B3744">
              <w:rPr>
                <w:rFonts w:ascii="Cambria" w:hAnsi="Cambria"/>
                <w:sz w:val="18"/>
              </w:rPr>
              <w:t>Service</w:t>
            </w:r>
          </w:p>
        </w:tc>
        <w:tc>
          <w:tcPr>
            <w:tcW w:w="1845" w:type="dxa"/>
            <w:gridSpan w:val="2"/>
            <w:shd w:val="clear" w:color="auto" w:fill="DCE6F0"/>
          </w:tcPr>
          <w:p w14:paraId="2106C07B"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1B12FD23"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4285E202"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197,553</w:t>
            </w:r>
          </w:p>
        </w:tc>
        <w:tc>
          <w:tcPr>
            <w:tcW w:w="1339" w:type="dxa"/>
            <w:shd w:val="clear" w:color="auto" w:fill="DCE6F0"/>
          </w:tcPr>
          <w:p w14:paraId="253C4CB5"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197,553</w:t>
            </w:r>
          </w:p>
        </w:tc>
      </w:tr>
      <w:tr w:rsidR="00D66C42" w:rsidRPr="004B3744" w14:paraId="0139A5D9" w14:textId="77777777" w:rsidTr="00B76944">
        <w:trPr>
          <w:trHeight w:val="245"/>
        </w:trPr>
        <w:tc>
          <w:tcPr>
            <w:tcW w:w="3674" w:type="dxa"/>
          </w:tcPr>
          <w:p w14:paraId="578C4E02"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Rockford</w:t>
            </w:r>
            <w:r w:rsidRPr="004B3744">
              <w:rPr>
                <w:rFonts w:ascii="Cambria" w:hAnsi="Cambria"/>
                <w:spacing w:val="7"/>
                <w:sz w:val="18"/>
              </w:rPr>
              <w:t xml:space="preserve"> </w:t>
            </w:r>
            <w:r w:rsidRPr="004B3744">
              <w:rPr>
                <w:rFonts w:ascii="Cambria" w:hAnsi="Cambria"/>
                <w:sz w:val="18"/>
              </w:rPr>
              <w:t>Health</w:t>
            </w:r>
            <w:r w:rsidRPr="004B3744">
              <w:rPr>
                <w:rFonts w:ascii="Cambria" w:hAnsi="Cambria"/>
                <w:spacing w:val="8"/>
                <w:sz w:val="18"/>
              </w:rPr>
              <w:t xml:space="preserve"> </w:t>
            </w:r>
            <w:r w:rsidRPr="004B3744">
              <w:rPr>
                <w:rFonts w:ascii="Cambria" w:hAnsi="Cambria"/>
                <w:sz w:val="18"/>
              </w:rPr>
              <w:t>Service</w:t>
            </w:r>
          </w:p>
        </w:tc>
        <w:tc>
          <w:tcPr>
            <w:tcW w:w="1845" w:type="dxa"/>
            <w:gridSpan w:val="2"/>
            <w:shd w:val="clear" w:color="auto" w:fill="DCE6F0"/>
          </w:tcPr>
          <w:p w14:paraId="3C998748"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68E7A5DA"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19D28E17"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150,088</w:t>
            </w:r>
          </w:p>
        </w:tc>
        <w:tc>
          <w:tcPr>
            <w:tcW w:w="1339" w:type="dxa"/>
            <w:shd w:val="clear" w:color="auto" w:fill="DCE6F0"/>
          </w:tcPr>
          <w:p w14:paraId="3DA1BF6E"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150,088</w:t>
            </w:r>
          </w:p>
        </w:tc>
      </w:tr>
      <w:tr w:rsidR="00D66C42" w:rsidRPr="004B3744" w14:paraId="5D010942" w14:textId="77777777" w:rsidTr="00B76944">
        <w:trPr>
          <w:trHeight w:val="246"/>
        </w:trPr>
        <w:tc>
          <w:tcPr>
            <w:tcW w:w="3674" w:type="dxa"/>
          </w:tcPr>
          <w:p w14:paraId="1B9C22DE"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Wellness</w:t>
            </w:r>
            <w:r w:rsidRPr="004B3744">
              <w:rPr>
                <w:rFonts w:ascii="Cambria" w:hAnsi="Cambria"/>
                <w:spacing w:val="7"/>
                <w:sz w:val="18"/>
              </w:rPr>
              <w:t xml:space="preserve"> </w:t>
            </w:r>
            <w:r w:rsidRPr="004B3744">
              <w:rPr>
                <w:rFonts w:ascii="Cambria" w:hAnsi="Cambria"/>
                <w:sz w:val="18"/>
              </w:rPr>
              <w:t>Center</w:t>
            </w:r>
          </w:p>
        </w:tc>
        <w:tc>
          <w:tcPr>
            <w:tcW w:w="1845" w:type="dxa"/>
            <w:gridSpan w:val="2"/>
            <w:shd w:val="clear" w:color="auto" w:fill="DCE6F0"/>
          </w:tcPr>
          <w:p w14:paraId="4FF2587E" w14:textId="77777777" w:rsidR="00D66C42" w:rsidRPr="004B3744" w:rsidRDefault="00D66C42" w:rsidP="00B76944">
            <w:pPr>
              <w:pStyle w:val="TableParagraph"/>
              <w:spacing w:line="181" w:lineRule="exact"/>
              <w:ind w:right="346"/>
              <w:rPr>
                <w:rFonts w:ascii="Cambria" w:hAnsi="Cambria"/>
                <w:sz w:val="18"/>
              </w:rPr>
            </w:pPr>
            <w:r w:rsidRPr="004B3744">
              <w:rPr>
                <w:rFonts w:ascii="Cambria" w:hAnsi="Cambria"/>
                <w:w w:val="102"/>
                <w:sz w:val="18"/>
              </w:rPr>
              <w:t>-</w:t>
            </w:r>
          </w:p>
        </w:tc>
        <w:tc>
          <w:tcPr>
            <w:tcW w:w="1746" w:type="dxa"/>
            <w:shd w:val="clear" w:color="auto" w:fill="DCE6F0"/>
          </w:tcPr>
          <w:p w14:paraId="1F39C7CF" w14:textId="77777777" w:rsidR="00D66C42" w:rsidRPr="004B3744" w:rsidRDefault="00D66C42" w:rsidP="00B76944">
            <w:pPr>
              <w:pStyle w:val="TableParagraph"/>
              <w:spacing w:line="181" w:lineRule="exact"/>
              <w:ind w:right="330"/>
              <w:rPr>
                <w:rFonts w:ascii="Cambria" w:hAnsi="Cambria"/>
                <w:sz w:val="18"/>
              </w:rPr>
            </w:pPr>
            <w:r w:rsidRPr="004B3744">
              <w:rPr>
                <w:rFonts w:ascii="Cambria" w:hAnsi="Cambria"/>
                <w:w w:val="102"/>
                <w:sz w:val="18"/>
              </w:rPr>
              <w:t>-</w:t>
            </w:r>
          </w:p>
        </w:tc>
        <w:tc>
          <w:tcPr>
            <w:tcW w:w="1632" w:type="dxa"/>
            <w:shd w:val="clear" w:color="auto" w:fill="DCE6F0"/>
          </w:tcPr>
          <w:p w14:paraId="06B30CE5"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249,568</w:t>
            </w:r>
          </w:p>
        </w:tc>
        <w:tc>
          <w:tcPr>
            <w:tcW w:w="1339" w:type="dxa"/>
            <w:shd w:val="clear" w:color="auto" w:fill="DCE6F0"/>
          </w:tcPr>
          <w:p w14:paraId="1E02659D"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249,568</w:t>
            </w:r>
          </w:p>
        </w:tc>
      </w:tr>
      <w:tr w:rsidR="00D66C42" w:rsidRPr="004B3744" w14:paraId="1E81755C" w14:textId="77777777" w:rsidTr="00B76944">
        <w:trPr>
          <w:trHeight w:val="245"/>
        </w:trPr>
        <w:tc>
          <w:tcPr>
            <w:tcW w:w="3674" w:type="dxa"/>
          </w:tcPr>
          <w:p w14:paraId="0BCCFEEC"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Contribution</w:t>
            </w:r>
            <w:r w:rsidRPr="004B3744">
              <w:rPr>
                <w:rFonts w:ascii="Cambria" w:hAnsi="Cambria"/>
                <w:spacing w:val="5"/>
                <w:sz w:val="18"/>
              </w:rPr>
              <w:t xml:space="preserve"> </w:t>
            </w:r>
            <w:r w:rsidRPr="004B3744">
              <w:rPr>
                <w:rFonts w:ascii="Cambria" w:hAnsi="Cambria"/>
                <w:sz w:val="18"/>
              </w:rPr>
              <w:t>to</w:t>
            </w:r>
            <w:r w:rsidRPr="004B3744">
              <w:rPr>
                <w:rFonts w:ascii="Cambria" w:hAnsi="Cambria"/>
                <w:spacing w:val="6"/>
                <w:sz w:val="18"/>
              </w:rPr>
              <w:t xml:space="preserve"> </w:t>
            </w:r>
            <w:r w:rsidRPr="004B3744">
              <w:rPr>
                <w:rFonts w:ascii="Cambria" w:hAnsi="Cambria"/>
                <w:sz w:val="18"/>
              </w:rPr>
              <w:t>Bad</w:t>
            </w:r>
            <w:r w:rsidRPr="004B3744">
              <w:rPr>
                <w:rFonts w:ascii="Cambria" w:hAnsi="Cambria"/>
                <w:spacing w:val="6"/>
                <w:sz w:val="18"/>
              </w:rPr>
              <w:t xml:space="preserve"> </w:t>
            </w:r>
            <w:r w:rsidRPr="004B3744">
              <w:rPr>
                <w:rFonts w:ascii="Cambria" w:hAnsi="Cambria"/>
                <w:sz w:val="18"/>
              </w:rPr>
              <w:t>Debt</w:t>
            </w:r>
          </w:p>
        </w:tc>
        <w:tc>
          <w:tcPr>
            <w:tcW w:w="1845" w:type="dxa"/>
            <w:gridSpan w:val="2"/>
            <w:shd w:val="clear" w:color="auto" w:fill="DCE6F0"/>
          </w:tcPr>
          <w:p w14:paraId="525C6452"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62,728</w:t>
            </w:r>
          </w:p>
        </w:tc>
        <w:tc>
          <w:tcPr>
            <w:tcW w:w="1746" w:type="dxa"/>
            <w:shd w:val="clear" w:color="auto" w:fill="DCE6F0"/>
          </w:tcPr>
          <w:p w14:paraId="3D818DA8"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40,277</w:t>
            </w:r>
          </w:p>
        </w:tc>
        <w:tc>
          <w:tcPr>
            <w:tcW w:w="1632" w:type="dxa"/>
            <w:shd w:val="clear" w:color="auto" w:fill="DCE6F0"/>
          </w:tcPr>
          <w:p w14:paraId="2E244724"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14,259</w:t>
            </w:r>
          </w:p>
        </w:tc>
        <w:tc>
          <w:tcPr>
            <w:tcW w:w="1339" w:type="dxa"/>
            <w:shd w:val="clear" w:color="auto" w:fill="DCE6F0"/>
          </w:tcPr>
          <w:p w14:paraId="40C9F324"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117,264</w:t>
            </w:r>
          </w:p>
        </w:tc>
      </w:tr>
      <w:tr w:rsidR="00D66C42" w:rsidRPr="004B3744" w14:paraId="79752A0E" w14:textId="77777777" w:rsidTr="00B76944">
        <w:trPr>
          <w:trHeight w:val="245"/>
        </w:trPr>
        <w:tc>
          <w:tcPr>
            <w:tcW w:w="3674" w:type="dxa"/>
          </w:tcPr>
          <w:p w14:paraId="6780169F" w14:textId="77777777" w:rsidR="00D66C42" w:rsidRPr="004B3744" w:rsidRDefault="00D66C42" w:rsidP="00AE5F4A">
            <w:pPr>
              <w:pStyle w:val="TableParagraph"/>
              <w:spacing w:line="181" w:lineRule="exact"/>
              <w:ind w:left="202"/>
              <w:jc w:val="left"/>
              <w:rPr>
                <w:rFonts w:ascii="Cambria" w:hAnsi="Cambria"/>
                <w:sz w:val="18"/>
              </w:rPr>
            </w:pPr>
            <w:r w:rsidRPr="004B3744">
              <w:rPr>
                <w:rFonts w:ascii="Cambria" w:hAnsi="Cambria"/>
                <w:sz w:val="18"/>
              </w:rPr>
              <w:t>Contribution</w:t>
            </w:r>
            <w:r w:rsidRPr="004B3744">
              <w:rPr>
                <w:rFonts w:ascii="Cambria" w:hAnsi="Cambria"/>
                <w:spacing w:val="7"/>
                <w:sz w:val="18"/>
              </w:rPr>
              <w:t xml:space="preserve"> </w:t>
            </w:r>
            <w:r w:rsidRPr="004B3744">
              <w:rPr>
                <w:rFonts w:ascii="Cambria" w:hAnsi="Cambria"/>
                <w:sz w:val="18"/>
              </w:rPr>
              <w:t>to</w:t>
            </w:r>
            <w:r w:rsidRPr="004B3744">
              <w:rPr>
                <w:rFonts w:ascii="Cambria" w:hAnsi="Cambria"/>
                <w:spacing w:val="8"/>
                <w:sz w:val="18"/>
              </w:rPr>
              <w:t xml:space="preserve"> </w:t>
            </w:r>
            <w:r w:rsidRPr="004B3744">
              <w:rPr>
                <w:rFonts w:ascii="Cambria" w:hAnsi="Cambria"/>
                <w:sz w:val="18"/>
              </w:rPr>
              <w:t>Contingency</w:t>
            </w:r>
          </w:p>
        </w:tc>
        <w:tc>
          <w:tcPr>
            <w:tcW w:w="1845" w:type="dxa"/>
            <w:gridSpan w:val="2"/>
            <w:shd w:val="clear" w:color="auto" w:fill="DCE6F0"/>
          </w:tcPr>
          <w:p w14:paraId="37F0C78D" w14:textId="77777777" w:rsidR="00D66C42" w:rsidRPr="004B3744" w:rsidRDefault="00D66C42" w:rsidP="00B76944">
            <w:pPr>
              <w:pStyle w:val="TableParagraph"/>
              <w:spacing w:line="181" w:lineRule="exact"/>
              <w:ind w:right="191"/>
              <w:rPr>
                <w:rFonts w:ascii="Cambria" w:hAnsi="Cambria"/>
                <w:sz w:val="18"/>
              </w:rPr>
            </w:pPr>
            <w:r w:rsidRPr="004B3744">
              <w:rPr>
                <w:rFonts w:ascii="Cambria" w:hAnsi="Cambria"/>
                <w:sz w:val="18"/>
              </w:rPr>
              <w:t>812,187</w:t>
            </w:r>
          </w:p>
        </w:tc>
        <w:tc>
          <w:tcPr>
            <w:tcW w:w="1746" w:type="dxa"/>
            <w:shd w:val="clear" w:color="auto" w:fill="DCE6F0"/>
          </w:tcPr>
          <w:p w14:paraId="2B243461" w14:textId="77777777" w:rsidR="00D66C42" w:rsidRPr="004B3744" w:rsidRDefault="00D66C42" w:rsidP="00B76944">
            <w:pPr>
              <w:pStyle w:val="TableParagraph"/>
              <w:spacing w:line="181" w:lineRule="exact"/>
              <w:ind w:right="176"/>
              <w:rPr>
                <w:rFonts w:ascii="Cambria" w:hAnsi="Cambria"/>
                <w:sz w:val="18"/>
              </w:rPr>
            </w:pPr>
            <w:r w:rsidRPr="004B3744">
              <w:rPr>
                <w:rFonts w:ascii="Cambria" w:hAnsi="Cambria"/>
                <w:sz w:val="18"/>
              </w:rPr>
              <w:t>325,056</w:t>
            </w:r>
          </w:p>
        </w:tc>
        <w:tc>
          <w:tcPr>
            <w:tcW w:w="1632" w:type="dxa"/>
            <w:shd w:val="clear" w:color="auto" w:fill="DCE6F0"/>
          </w:tcPr>
          <w:p w14:paraId="26FA4402" w14:textId="77777777" w:rsidR="00D66C42" w:rsidRPr="004B3744" w:rsidRDefault="00D66C42" w:rsidP="00B76944">
            <w:pPr>
              <w:pStyle w:val="TableParagraph"/>
              <w:spacing w:line="181" w:lineRule="exact"/>
              <w:ind w:right="192"/>
              <w:rPr>
                <w:rFonts w:ascii="Cambria" w:hAnsi="Cambria"/>
                <w:sz w:val="18"/>
              </w:rPr>
            </w:pPr>
            <w:r w:rsidRPr="004B3744">
              <w:rPr>
                <w:rFonts w:ascii="Cambria" w:hAnsi="Cambria"/>
                <w:sz w:val="18"/>
              </w:rPr>
              <w:t>282,861</w:t>
            </w:r>
          </w:p>
        </w:tc>
        <w:tc>
          <w:tcPr>
            <w:tcW w:w="1339" w:type="dxa"/>
            <w:shd w:val="clear" w:color="auto" w:fill="DCE6F0"/>
          </w:tcPr>
          <w:p w14:paraId="6A0FC13D" w14:textId="77777777" w:rsidR="00D66C42" w:rsidRPr="004B3744" w:rsidRDefault="00D66C42" w:rsidP="00B76944">
            <w:pPr>
              <w:pStyle w:val="TableParagraph"/>
              <w:spacing w:line="181" w:lineRule="exact"/>
              <w:ind w:right="75"/>
              <w:rPr>
                <w:rFonts w:ascii="Cambria" w:hAnsi="Cambria"/>
                <w:sz w:val="18"/>
              </w:rPr>
            </w:pPr>
            <w:r w:rsidRPr="004B3744">
              <w:rPr>
                <w:rFonts w:ascii="Cambria" w:hAnsi="Cambria"/>
                <w:sz w:val="18"/>
              </w:rPr>
              <w:t>1,420,104</w:t>
            </w:r>
          </w:p>
        </w:tc>
      </w:tr>
      <w:tr w:rsidR="00D66C42" w:rsidRPr="004B3744" w14:paraId="5F1E61A9" w14:textId="77777777" w:rsidTr="00B76944">
        <w:trPr>
          <w:trHeight w:val="221"/>
        </w:trPr>
        <w:tc>
          <w:tcPr>
            <w:tcW w:w="3674" w:type="dxa"/>
          </w:tcPr>
          <w:p w14:paraId="1EDB66AE" w14:textId="77777777" w:rsidR="00D66C42" w:rsidRPr="004B3744" w:rsidRDefault="00D66C42" w:rsidP="00AE5F4A">
            <w:pPr>
              <w:pStyle w:val="TableParagraph"/>
              <w:spacing w:line="163" w:lineRule="exact"/>
              <w:ind w:left="202"/>
              <w:jc w:val="left"/>
              <w:rPr>
                <w:rFonts w:ascii="Cambria" w:hAnsi="Cambria"/>
                <w:sz w:val="18"/>
              </w:rPr>
            </w:pPr>
            <w:r w:rsidRPr="004B3744">
              <w:rPr>
                <w:rFonts w:ascii="Cambria" w:hAnsi="Cambria"/>
                <w:sz w:val="18"/>
              </w:rPr>
              <w:t>JMLS</w:t>
            </w:r>
          </w:p>
        </w:tc>
        <w:tc>
          <w:tcPr>
            <w:tcW w:w="1845" w:type="dxa"/>
            <w:gridSpan w:val="2"/>
            <w:tcBorders>
              <w:bottom w:val="single" w:sz="6" w:space="0" w:color="000000"/>
            </w:tcBorders>
            <w:shd w:val="clear" w:color="auto" w:fill="DCE6F0"/>
          </w:tcPr>
          <w:p w14:paraId="61FEE3F8" w14:textId="77777777" w:rsidR="00D66C42" w:rsidRPr="004B3744" w:rsidRDefault="00D66C42" w:rsidP="00B76944">
            <w:pPr>
              <w:pStyle w:val="TableParagraph"/>
              <w:spacing w:line="163" w:lineRule="exact"/>
              <w:ind w:right="192"/>
              <w:rPr>
                <w:rFonts w:ascii="Cambria" w:hAnsi="Cambria"/>
                <w:b/>
                <w:sz w:val="18"/>
              </w:rPr>
            </w:pPr>
            <w:r w:rsidRPr="004B3744">
              <w:rPr>
                <w:rFonts w:ascii="Cambria" w:hAnsi="Cambria"/>
                <w:b/>
                <w:sz w:val="18"/>
              </w:rPr>
              <w:t>Direct</w:t>
            </w:r>
          </w:p>
        </w:tc>
        <w:tc>
          <w:tcPr>
            <w:tcW w:w="1746" w:type="dxa"/>
            <w:tcBorders>
              <w:bottom w:val="single" w:sz="6" w:space="0" w:color="000000"/>
            </w:tcBorders>
            <w:shd w:val="clear" w:color="auto" w:fill="DCE6F0"/>
          </w:tcPr>
          <w:p w14:paraId="0A7C9B3B" w14:textId="77777777" w:rsidR="00D66C42" w:rsidRPr="004B3744" w:rsidRDefault="00D66C42" w:rsidP="00B76944">
            <w:pPr>
              <w:pStyle w:val="TableParagraph"/>
              <w:spacing w:line="163" w:lineRule="exact"/>
              <w:ind w:right="177"/>
              <w:rPr>
                <w:rFonts w:ascii="Cambria" w:hAnsi="Cambria"/>
                <w:b/>
                <w:sz w:val="18"/>
              </w:rPr>
            </w:pPr>
            <w:r w:rsidRPr="004B3744">
              <w:rPr>
                <w:rFonts w:ascii="Cambria" w:hAnsi="Cambria"/>
                <w:b/>
                <w:sz w:val="18"/>
              </w:rPr>
              <w:t>Direct</w:t>
            </w:r>
          </w:p>
        </w:tc>
        <w:tc>
          <w:tcPr>
            <w:tcW w:w="1632" w:type="dxa"/>
            <w:tcBorders>
              <w:bottom w:val="single" w:sz="6" w:space="0" w:color="000000"/>
            </w:tcBorders>
            <w:shd w:val="clear" w:color="auto" w:fill="DCE6F0"/>
          </w:tcPr>
          <w:p w14:paraId="695BDCC1" w14:textId="77777777" w:rsidR="00D66C42" w:rsidRPr="004B3744" w:rsidRDefault="00D66C42" w:rsidP="00B76944">
            <w:pPr>
              <w:pStyle w:val="TableParagraph"/>
              <w:spacing w:line="163" w:lineRule="exact"/>
              <w:ind w:right="193"/>
              <w:rPr>
                <w:rFonts w:ascii="Cambria" w:hAnsi="Cambria"/>
                <w:b/>
                <w:sz w:val="18"/>
              </w:rPr>
            </w:pPr>
            <w:r w:rsidRPr="004B3744">
              <w:rPr>
                <w:rFonts w:ascii="Cambria" w:hAnsi="Cambria"/>
                <w:b/>
                <w:sz w:val="18"/>
              </w:rPr>
              <w:t>Direct</w:t>
            </w:r>
          </w:p>
        </w:tc>
        <w:tc>
          <w:tcPr>
            <w:tcW w:w="1339" w:type="dxa"/>
            <w:tcBorders>
              <w:bottom w:val="single" w:sz="6" w:space="0" w:color="000000"/>
            </w:tcBorders>
            <w:shd w:val="clear" w:color="auto" w:fill="DCE6F0"/>
          </w:tcPr>
          <w:p w14:paraId="0430CC68" w14:textId="77777777" w:rsidR="00D66C42" w:rsidRPr="004B3744" w:rsidRDefault="00D66C42" w:rsidP="00B76944">
            <w:pPr>
              <w:pStyle w:val="TableParagraph"/>
              <w:spacing w:line="163" w:lineRule="exact"/>
              <w:ind w:right="76"/>
              <w:rPr>
                <w:rFonts w:ascii="Cambria" w:hAnsi="Cambria"/>
                <w:b/>
                <w:sz w:val="18"/>
              </w:rPr>
            </w:pPr>
            <w:r w:rsidRPr="004B3744">
              <w:rPr>
                <w:rFonts w:ascii="Cambria" w:hAnsi="Cambria"/>
                <w:b/>
                <w:sz w:val="18"/>
              </w:rPr>
              <w:t>Direct</w:t>
            </w:r>
          </w:p>
        </w:tc>
      </w:tr>
      <w:tr w:rsidR="00D66C42" w:rsidRPr="004B3744" w14:paraId="47768447" w14:textId="77777777" w:rsidTr="00B76944">
        <w:trPr>
          <w:trHeight w:val="253"/>
        </w:trPr>
        <w:tc>
          <w:tcPr>
            <w:tcW w:w="3674" w:type="dxa"/>
          </w:tcPr>
          <w:p w14:paraId="2B956CDC" w14:textId="77777777" w:rsidR="00D66C42" w:rsidRPr="004B3744" w:rsidRDefault="00D66C42" w:rsidP="00AE5F4A">
            <w:pPr>
              <w:pStyle w:val="TableParagraph"/>
              <w:spacing w:line="179" w:lineRule="exact"/>
              <w:ind w:left="202"/>
              <w:jc w:val="left"/>
              <w:rPr>
                <w:rFonts w:ascii="Cambria" w:hAnsi="Cambria"/>
                <w:b/>
                <w:sz w:val="18"/>
              </w:rPr>
            </w:pPr>
            <w:r w:rsidRPr="004B3744">
              <w:rPr>
                <w:rFonts w:ascii="Cambria" w:hAnsi="Cambria"/>
                <w:b/>
                <w:sz w:val="18"/>
              </w:rPr>
              <w:t>TOTALS</w:t>
            </w:r>
          </w:p>
        </w:tc>
        <w:tc>
          <w:tcPr>
            <w:tcW w:w="1845" w:type="dxa"/>
            <w:gridSpan w:val="2"/>
            <w:tcBorders>
              <w:top w:val="single" w:sz="6" w:space="0" w:color="000000"/>
              <w:bottom w:val="single" w:sz="6" w:space="0" w:color="000000"/>
            </w:tcBorders>
            <w:shd w:val="clear" w:color="auto" w:fill="DCE6F0"/>
          </w:tcPr>
          <w:p w14:paraId="1E7DECF2" w14:textId="77777777" w:rsidR="00D66C42" w:rsidRPr="004B3744" w:rsidRDefault="00D66C42" w:rsidP="00B76944">
            <w:pPr>
              <w:pStyle w:val="TableParagraph"/>
              <w:tabs>
                <w:tab w:val="left" w:pos="386"/>
              </w:tabs>
              <w:spacing w:line="179" w:lineRule="exact"/>
              <w:ind w:right="194"/>
              <w:rPr>
                <w:rFonts w:ascii="Cambria" w:hAnsi="Cambria"/>
                <w:b/>
                <w:sz w:val="18"/>
              </w:rPr>
            </w:pPr>
            <w:r w:rsidRPr="004B3744">
              <w:rPr>
                <w:rFonts w:ascii="Cambria" w:hAnsi="Cambria"/>
                <w:b/>
                <w:sz w:val="18"/>
              </w:rPr>
              <w:t>$</w:t>
            </w:r>
            <w:r w:rsidRPr="004B3744">
              <w:rPr>
                <w:rFonts w:ascii="Cambria" w:hAnsi="Cambria"/>
                <w:b/>
                <w:sz w:val="18"/>
              </w:rPr>
              <w:tab/>
              <w:t>29,538,071</w:t>
            </w:r>
          </w:p>
        </w:tc>
        <w:tc>
          <w:tcPr>
            <w:tcW w:w="1746" w:type="dxa"/>
            <w:tcBorders>
              <w:top w:val="single" w:sz="6" w:space="0" w:color="000000"/>
              <w:bottom w:val="single" w:sz="6" w:space="0" w:color="000000"/>
            </w:tcBorders>
            <w:shd w:val="clear" w:color="auto" w:fill="DCE6F0"/>
          </w:tcPr>
          <w:p w14:paraId="5FF7BC28" w14:textId="0B3C9F46" w:rsidR="00D66C42" w:rsidRPr="004B3744" w:rsidRDefault="00D66C42" w:rsidP="00B76944">
            <w:pPr>
              <w:pStyle w:val="TableParagraph"/>
              <w:tabs>
                <w:tab w:val="left" w:pos="521"/>
              </w:tabs>
              <w:spacing w:line="179" w:lineRule="exact"/>
              <w:ind w:left="159"/>
              <w:rPr>
                <w:rFonts w:ascii="Cambria" w:hAnsi="Cambria"/>
                <w:b/>
                <w:sz w:val="18"/>
              </w:rPr>
            </w:pPr>
            <w:r w:rsidRPr="004B3744">
              <w:rPr>
                <w:rFonts w:ascii="Cambria" w:hAnsi="Cambria"/>
                <w:b/>
                <w:sz w:val="18"/>
              </w:rPr>
              <w:t>19,194,380</w:t>
            </w:r>
          </w:p>
        </w:tc>
        <w:tc>
          <w:tcPr>
            <w:tcW w:w="1632" w:type="dxa"/>
            <w:tcBorders>
              <w:top w:val="single" w:sz="6" w:space="0" w:color="000000"/>
              <w:bottom w:val="single" w:sz="6" w:space="0" w:color="000000"/>
            </w:tcBorders>
            <w:shd w:val="clear" w:color="auto" w:fill="DCE6F0"/>
          </w:tcPr>
          <w:p w14:paraId="3DFA25DF" w14:textId="0E7BE63E" w:rsidR="00D66C42" w:rsidRPr="004B3744" w:rsidRDefault="00D66C42" w:rsidP="00B76944">
            <w:pPr>
              <w:pStyle w:val="TableParagraph"/>
              <w:tabs>
                <w:tab w:val="left" w:pos="479"/>
              </w:tabs>
              <w:spacing w:line="179" w:lineRule="exact"/>
              <w:ind w:left="174"/>
              <w:rPr>
                <w:rFonts w:ascii="Cambria" w:hAnsi="Cambria"/>
                <w:b/>
                <w:sz w:val="18"/>
              </w:rPr>
            </w:pPr>
            <w:r w:rsidRPr="004B3744">
              <w:rPr>
                <w:rFonts w:ascii="Cambria" w:hAnsi="Cambria"/>
                <w:b/>
                <w:sz w:val="18"/>
              </w:rPr>
              <w:t>$5,677,562</w:t>
            </w:r>
          </w:p>
        </w:tc>
        <w:tc>
          <w:tcPr>
            <w:tcW w:w="1339" w:type="dxa"/>
            <w:tcBorders>
              <w:top w:val="single" w:sz="6" w:space="0" w:color="000000"/>
              <w:bottom w:val="single" w:sz="6" w:space="0" w:color="000000"/>
            </w:tcBorders>
            <w:shd w:val="clear" w:color="auto" w:fill="DCE6F0"/>
          </w:tcPr>
          <w:p w14:paraId="408B9F99" w14:textId="77777777" w:rsidR="00D66C42" w:rsidRPr="004B3744" w:rsidRDefault="00D66C42" w:rsidP="00B76944">
            <w:pPr>
              <w:pStyle w:val="TableParagraph"/>
              <w:spacing w:line="179" w:lineRule="exact"/>
              <w:ind w:right="78"/>
              <w:rPr>
                <w:rFonts w:ascii="Cambria" w:hAnsi="Cambria"/>
                <w:b/>
                <w:sz w:val="18"/>
              </w:rPr>
            </w:pPr>
            <w:r w:rsidRPr="004B3744">
              <w:rPr>
                <w:rFonts w:ascii="Cambria" w:hAnsi="Cambria"/>
                <w:b/>
                <w:sz w:val="18"/>
              </w:rPr>
              <w:t>$</w:t>
            </w:r>
            <w:r w:rsidRPr="004B3744">
              <w:rPr>
                <w:rFonts w:ascii="Cambria" w:hAnsi="Cambria"/>
                <w:b/>
                <w:spacing w:val="25"/>
                <w:sz w:val="18"/>
              </w:rPr>
              <w:t xml:space="preserve"> </w:t>
            </w:r>
            <w:r w:rsidRPr="004B3744">
              <w:rPr>
                <w:rFonts w:ascii="Cambria" w:hAnsi="Cambria"/>
                <w:b/>
                <w:sz w:val="18"/>
              </w:rPr>
              <w:t>54,410,014</w:t>
            </w:r>
          </w:p>
        </w:tc>
      </w:tr>
      <w:tr w:rsidR="00D66C42" w:rsidRPr="004B3744" w14:paraId="70349F14" w14:textId="77777777" w:rsidTr="00B76944">
        <w:trPr>
          <w:trHeight w:val="487"/>
        </w:trPr>
        <w:tc>
          <w:tcPr>
            <w:tcW w:w="10238" w:type="dxa"/>
            <w:gridSpan w:val="6"/>
          </w:tcPr>
          <w:p w14:paraId="28BD6D83" w14:textId="77777777" w:rsidR="00D66C42" w:rsidRPr="004B3744" w:rsidRDefault="00D66C42" w:rsidP="00AE5F4A">
            <w:pPr>
              <w:pStyle w:val="TableParagraph"/>
              <w:spacing w:line="240" w:lineRule="auto"/>
              <w:jc w:val="left"/>
              <w:rPr>
                <w:rFonts w:ascii="Cambria" w:hAnsi="Cambria"/>
                <w:sz w:val="12"/>
              </w:rPr>
            </w:pPr>
          </w:p>
          <w:p w14:paraId="061F0CA4" w14:textId="7B4A51E3" w:rsidR="00D66C42" w:rsidRPr="004B3744" w:rsidRDefault="00D66C42" w:rsidP="00AE5F4A">
            <w:pPr>
              <w:pStyle w:val="TableParagraph"/>
              <w:spacing w:before="82" w:line="240" w:lineRule="auto"/>
              <w:ind w:left="200"/>
              <w:jc w:val="left"/>
              <w:rPr>
                <w:rFonts w:ascii="Cambria" w:hAnsi="Cambria"/>
                <w:b/>
                <w:sz w:val="15"/>
                <w:szCs w:val="15"/>
              </w:rPr>
            </w:pPr>
          </w:p>
        </w:tc>
      </w:tr>
      <w:tr w:rsidR="00D66C42" w:rsidRPr="004B3744" w14:paraId="4F0D63CC" w14:textId="77777777" w:rsidTr="00B76944">
        <w:trPr>
          <w:trHeight w:val="220"/>
        </w:trPr>
        <w:tc>
          <w:tcPr>
            <w:tcW w:w="3881" w:type="dxa"/>
            <w:gridSpan w:val="2"/>
          </w:tcPr>
          <w:p w14:paraId="2DC7C89D" w14:textId="77777777" w:rsidR="00D66C42" w:rsidRPr="004B3744" w:rsidRDefault="00D66C42" w:rsidP="00AE5F4A">
            <w:pPr>
              <w:pStyle w:val="TableParagraph"/>
              <w:spacing w:before="1" w:line="161" w:lineRule="exact"/>
              <w:ind w:left="202"/>
              <w:jc w:val="left"/>
              <w:rPr>
                <w:rFonts w:ascii="Cambria" w:hAnsi="Cambria"/>
                <w:sz w:val="15"/>
              </w:rPr>
            </w:pPr>
            <w:r w:rsidRPr="004B3744">
              <w:rPr>
                <w:rFonts w:ascii="Cambria" w:hAnsi="Cambria"/>
                <w:sz w:val="15"/>
              </w:rPr>
              <w:t>**</w:t>
            </w:r>
            <w:r w:rsidRPr="004B3744">
              <w:rPr>
                <w:rFonts w:ascii="Cambria" w:hAnsi="Cambria"/>
                <w:spacing w:val="6"/>
                <w:sz w:val="15"/>
              </w:rPr>
              <w:t xml:space="preserve"> </w:t>
            </w:r>
            <w:r w:rsidRPr="004B3744">
              <w:rPr>
                <w:rFonts w:ascii="Cambria" w:hAnsi="Cambria"/>
                <w:sz w:val="15"/>
              </w:rPr>
              <w:t>Agreed</w:t>
            </w:r>
            <w:r w:rsidRPr="004B3744">
              <w:rPr>
                <w:rFonts w:ascii="Cambria" w:hAnsi="Cambria"/>
                <w:spacing w:val="6"/>
                <w:sz w:val="15"/>
              </w:rPr>
              <w:t xml:space="preserve"> </w:t>
            </w:r>
            <w:r w:rsidRPr="004B3744">
              <w:rPr>
                <w:rFonts w:ascii="Cambria" w:hAnsi="Cambria"/>
                <w:sz w:val="15"/>
              </w:rPr>
              <w:t>Fixed</w:t>
            </w:r>
            <w:r w:rsidRPr="004B3744">
              <w:rPr>
                <w:rFonts w:ascii="Cambria" w:hAnsi="Cambria"/>
                <w:spacing w:val="6"/>
                <w:sz w:val="15"/>
              </w:rPr>
              <w:t xml:space="preserve"> </w:t>
            </w:r>
            <w:r w:rsidRPr="004B3744">
              <w:rPr>
                <w:rFonts w:ascii="Cambria" w:hAnsi="Cambria"/>
                <w:sz w:val="15"/>
              </w:rPr>
              <w:t>Amount</w:t>
            </w:r>
          </w:p>
        </w:tc>
        <w:tc>
          <w:tcPr>
            <w:tcW w:w="1638" w:type="dxa"/>
          </w:tcPr>
          <w:p w14:paraId="6467FCBC" w14:textId="77777777" w:rsidR="00D66C42" w:rsidRPr="004B3744" w:rsidRDefault="00D66C42" w:rsidP="00AE5F4A">
            <w:pPr>
              <w:pStyle w:val="TableParagraph"/>
              <w:spacing w:line="240" w:lineRule="auto"/>
              <w:jc w:val="left"/>
              <w:rPr>
                <w:rFonts w:ascii="Cambria" w:hAnsi="Cambria"/>
                <w:sz w:val="12"/>
              </w:rPr>
            </w:pPr>
          </w:p>
        </w:tc>
        <w:tc>
          <w:tcPr>
            <w:tcW w:w="1746" w:type="dxa"/>
          </w:tcPr>
          <w:p w14:paraId="0457A000" w14:textId="77777777" w:rsidR="00D66C42" w:rsidRPr="004B3744" w:rsidRDefault="00D66C42" w:rsidP="00AE5F4A">
            <w:pPr>
              <w:pStyle w:val="TableParagraph"/>
              <w:spacing w:line="240" w:lineRule="auto"/>
              <w:jc w:val="left"/>
              <w:rPr>
                <w:rFonts w:ascii="Cambria" w:hAnsi="Cambria"/>
                <w:sz w:val="12"/>
              </w:rPr>
            </w:pPr>
          </w:p>
        </w:tc>
        <w:tc>
          <w:tcPr>
            <w:tcW w:w="1632" w:type="dxa"/>
          </w:tcPr>
          <w:p w14:paraId="30A1E276" w14:textId="77777777" w:rsidR="00D66C42" w:rsidRPr="004B3744" w:rsidRDefault="00D66C42" w:rsidP="00AE5F4A">
            <w:pPr>
              <w:pStyle w:val="TableParagraph"/>
              <w:spacing w:line="240" w:lineRule="auto"/>
              <w:jc w:val="left"/>
              <w:rPr>
                <w:rFonts w:ascii="Cambria" w:hAnsi="Cambria"/>
                <w:sz w:val="12"/>
              </w:rPr>
            </w:pPr>
          </w:p>
        </w:tc>
        <w:tc>
          <w:tcPr>
            <w:tcW w:w="1339" w:type="dxa"/>
          </w:tcPr>
          <w:p w14:paraId="4D79A720" w14:textId="77777777" w:rsidR="00D66C42" w:rsidRPr="004B3744" w:rsidRDefault="00D66C42" w:rsidP="00AE5F4A">
            <w:pPr>
              <w:pStyle w:val="TableParagraph"/>
              <w:spacing w:line="240" w:lineRule="auto"/>
              <w:jc w:val="left"/>
              <w:rPr>
                <w:rFonts w:ascii="Cambria" w:hAnsi="Cambria"/>
                <w:sz w:val="12"/>
              </w:rPr>
            </w:pPr>
          </w:p>
        </w:tc>
      </w:tr>
    </w:tbl>
    <w:p w14:paraId="4FBA5589" w14:textId="623D4737" w:rsidR="00D66C42" w:rsidRDefault="00D66C42" w:rsidP="00D66C42">
      <w:pPr>
        <w:rPr>
          <w:sz w:val="2"/>
          <w:szCs w:val="2"/>
        </w:rPr>
      </w:pPr>
      <w:r>
        <w:rPr>
          <w:noProof/>
          <w:sz w:val="22"/>
          <w:szCs w:val="22"/>
        </w:rPr>
        <mc:AlternateContent>
          <mc:Choice Requires="wps">
            <w:drawing>
              <wp:anchor distT="0" distB="0" distL="114300" distR="114300" simplePos="0" relativeHeight="251659264" behindDoc="1" locked="0" layoutInCell="1" allowOverlap="1" wp14:anchorId="65B5C85B" wp14:editId="32B84509">
                <wp:simplePos x="0" y="0"/>
                <wp:positionH relativeFrom="page">
                  <wp:posOffset>2574290</wp:posOffset>
                </wp:positionH>
                <wp:positionV relativeFrom="page">
                  <wp:posOffset>6615430</wp:posOffset>
                </wp:positionV>
                <wp:extent cx="3270250" cy="8890"/>
                <wp:effectExtent l="2540" t="0" r="381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25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62706E2" id="Rectangle 1" o:spid="_x0000_s1026" style="position:absolute;margin-left:202.7pt;margin-top:520.9pt;width:257.5pt;height:.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" fillcolor="black" stroked="f">
                <w10:wrap anchorx="page" anchory="page"/>
              </v:rect>
            </w:pict>
          </mc:Fallback>
        </mc:AlternateContent>
      </w:r>
    </w:p>
    <w:p w14:paraId="5B365388" w14:textId="54E878F5" w:rsidR="008703E3" w:rsidRPr="001878C8" w:rsidRDefault="008703E3" w:rsidP="00E33007">
      <w:pPr>
        <w:jc w:val="both"/>
        <w:rPr>
          <w:rFonts w:ascii="Cambria" w:hAnsi="Cambria" w:cs="Calibri"/>
          <w:b/>
          <w:sz w:val="22"/>
          <w:szCs w:val="22"/>
        </w:rPr>
      </w:pPr>
    </w:p>
    <w:p w14:paraId="33B5C952" w14:textId="61F96AEF" w:rsidR="00F90762" w:rsidRPr="001878C8" w:rsidRDefault="00F90762" w:rsidP="00E33007">
      <w:pPr>
        <w:jc w:val="both"/>
        <w:rPr>
          <w:rFonts w:ascii="Cambria" w:hAnsi="Cambria" w:cs="Calibri"/>
          <w:b/>
          <w:sz w:val="22"/>
          <w:szCs w:val="22"/>
        </w:rPr>
      </w:pPr>
    </w:p>
    <w:p w14:paraId="38884DA2" w14:textId="6616EE87" w:rsidR="00F90762" w:rsidRPr="001878C8" w:rsidRDefault="00F90762" w:rsidP="00E33007">
      <w:pPr>
        <w:jc w:val="both"/>
        <w:rPr>
          <w:rFonts w:ascii="Cambria" w:hAnsi="Cambria" w:cs="Calibri"/>
          <w:b/>
          <w:sz w:val="22"/>
          <w:szCs w:val="22"/>
        </w:rPr>
      </w:pPr>
    </w:p>
    <w:p w14:paraId="18C99779" w14:textId="49817B19" w:rsidR="00F90762" w:rsidRPr="001878C8" w:rsidRDefault="00F90762" w:rsidP="00E33007">
      <w:pPr>
        <w:jc w:val="both"/>
        <w:rPr>
          <w:rFonts w:ascii="Cambria" w:hAnsi="Cambria" w:cs="Calibri"/>
          <w:b/>
          <w:sz w:val="22"/>
          <w:szCs w:val="22"/>
        </w:rPr>
      </w:pPr>
    </w:p>
    <w:p w14:paraId="075C550A" w14:textId="23949C0B" w:rsidR="00F90762" w:rsidRPr="001878C8" w:rsidRDefault="00F90762" w:rsidP="00E33007">
      <w:pPr>
        <w:jc w:val="both"/>
        <w:rPr>
          <w:rFonts w:ascii="Cambria" w:hAnsi="Cambria" w:cs="Calibri"/>
          <w:b/>
          <w:sz w:val="22"/>
          <w:szCs w:val="22"/>
        </w:rPr>
      </w:pPr>
    </w:p>
    <w:p w14:paraId="1807A5A4" w14:textId="527C1FBA" w:rsidR="00F90762" w:rsidRPr="001878C8" w:rsidRDefault="00F90762" w:rsidP="00E33007">
      <w:pPr>
        <w:jc w:val="both"/>
        <w:rPr>
          <w:rFonts w:ascii="Cambria" w:hAnsi="Cambria" w:cs="Calibri"/>
          <w:b/>
          <w:sz w:val="22"/>
          <w:szCs w:val="22"/>
        </w:rPr>
      </w:pPr>
    </w:p>
    <w:p w14:paraId="21EA6722" w14:textId="1CAD0EEC" w:rsidR="00E33007" w:rsidRDefault="00E33007" w:rsidP="00E33007">
      <w:pPr>
        <w:jc w:val="both"/>
        <w:rPr>
          <w:rFonts w:ascii="Cambria" w:hAnsi="Cambria" w:cs="Calibri"/>
          <w:b/>
          <w:sz w:val="24"/>
        </w:rPr>
      </w:pPr>
      <w:r w:rsidRPr="00F90701">
        <w:rPr>
          <w:rFonts w:ascii="Cambria" w:hAnsi="Cambria" w:cs="Calibri"/>
          <w:b/>
          <w:sz w:val="24"/>
        </w:rPr>
        <w:lastRenderedPageBreak/>
        <w:t xml:space="preserve">APPENDIX B:  ESCROW REPAYMENT SCHEDULE  </w:t>
      </w:r>
      <w:r>
        <w:rPr>
          <w:rFonts w:ascii="Cambria" w:hAnsi="Cambria" w:cs="Calibri"/>
          <w:b/>
          <w:sz w:val="24"/>
        </w:rPr>
        <w:t xml:space="preserve"> </w:t>
      </w:r>
    </w:p>
    <w:p w14:paraId="404A5007" w14:textId="442DFF84" w:rsidR="000D6EC2" w:rsidRDefault="000D6EC2" w:rsidP="00E33007">
      <w:pPr>
        <w:jc w:val="both"/>
        <w:rPr>
          <w:rFonts w:ascii="Cambria" w:hAnsi="Cambria" w:cs="Calibri"/>
          <w:b/>
          <w:sz w:val="24"/>
        </w:rPr>
      </w:pPr>
    </w:p>
    <w:p w14:paraId="33B043E5" w14:textId="77777777" w:rsidR="000D6EC2" w:rsidRDefault="000D6EC2" w:rsidP="00E33007">
      <w:pPr>
        <w:jc w:val="both"/>
        <w:rPr>
          <w:rFonts w:ascii="Cambria" w:hAnsi="Cambria" w:cs="Calibri"/>
          <w:b/>
          <w:sz w:val="24"/>
        </w:rPr>
      </w:pPr>
    </w:p>
    <w:p w14:paraId="10B0F1C4" w14:textId="07131E32" w:rsidR="001D7404" w:rsidRDefault="001D7404" w:rsidP="0024678C">
      <w:pPr>
        <w:jc w:val="both"/>
        <w:rPr>
          <w:rFonts w:ascii="Cambria" w:hAnsi="Cambria" w:cs="Calibri"/>
          <w:sz w:val="22"/>
        </w:rPr>
      </w:pPr>
    </w:p>
    <w:tbl>
      <w:tblPr>
        <w:tblW w:w="7050" w:type="pct"/>
        <w:tblInd w:w="-108" w:type="dxa"/>
        <w:tblLayout w:type="fixed"/>
        <w:tblLook w:val="04A0" w:firstRow="1" w:lastRow="0" w:firstColumn="1" w:lastColumn="0" w:noHBand="0" w:noVBand="1"/>
      </w:tblPr>
      <w:tblGrid>
        <w:gridCol w:w="1909"/>
        <w:gridCol w:w="84"/>
        <w:gridCol w:w="166"/>
        <w:gridCol w:w="162"/>
        <w:gridCol w:w="858"/>
        <w:gridCol w:w="67"/>
        <w:gridCol w:w="221"/>
        <w:gridCol w:w="134"/>
        <w:gridCol w:w="7"/>
        <w:gridCol w:w="139"/>
        <w:gridCol w:w="30"/>
        <w:gridCol w:w="649"/>
        <w:gridCol w:w="259"/>
        <w:gridCol w:w="276"/>
        <w:gridCol w:w="893"/>
        <w:gridCol w:w="293"/>
        <w:gridCol w:w="167"/>
        <w:gridCol w:w="783"/>
        <w:gridCol w:w="266"/>
        <w:gridCol w:w="211"/>
        <w:gridCol w:w="289"/>
        <w:gridCol w:w="418"/>
        <w:gridCol w:w="289"/>
        <w:gridCol w:w="353"/>
        <w:gridCol w:w="82"/>
        <w:gridCol w:w="624"/>
        <w:gridCol w:w="95"/>
        <w:gridCol w:w="532"/>
        <w:gridCol w:w="52"/>
        <w:gridCol w:w="229"/>
        <w:gridCol w:w="483"/>
        <w:gridCol w:w="236"/>
        <w:gridCol w:w="236"/>
        <w:gridCol w:w="236"/>
        <w:gridCol w:w="236"/>
        <w:gridCol w:w="236"/>
        <w:gridCol w:w="236"/>
      </w:tblGrid>
      <w:tr w:rsidR="00EE48AA" w:rsidRPr="00CB44C2" w14:paraId="5E065A0E" w14:textId="77777777" w:rsidTr="000D6EC2">
        <w:trPr>
          <w:gridAfter w:val="11"/>
          <w:wAfter w:w="1128" w:type="pct"/>
          <w:trHeight w:val="870"/>
        </w:trPr>
        <w:tc>
          <w:tcPr>
            <w:tcW w:w="768" w:type="pct"/>
            <w:tcBorders>
              <w:top w:val="nil"/>
              <w:left w:val="nil"/>
              <w:bottom w:val="nil"/>
              <w:right w:val="nil"/>
            </w:tcBorders>
            <w:shd w:val="clear" w:color="auto" w:fill="auto"/>
            <w:noWrap/>
            <w:vAlign w:val="bottom"/>
            <w:hideMark/>
          </w:tcPr>
          <w:p w14:paraId="25F26522"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College/Unit</w:t>
            </w:r>
          </w:p>
        </w:tc>
        <w:tc>
          <w:tcPr>
            <w:tcW w:w="538" w:type="pct"/>
            <w:gridSpan w:val="5"/>
            <w:tcBorders>
              <w:top w:val="nil"/>
              <w:left w:val="nil"/>
              <w:bottom w:val="nil"/>
              <w:right w:val="nil"/>
            </w:tcBorders>
            <w:shd w:val="clear" w:color="auto" w:fill="auto"/>
            <w:vAlign w:val="bottom"/>
            <w:hideMark/>
          </w:tcPr>
          <w:p w14:paraId="5F1E7D6D"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FY17 Escrow Amount</w:t>
            </w:r>
          </w:p>
        </w:tc>
        <w:tc>
          <w:tcPr>
            <w:tcW w:w="579" w:type="pct"/>
            <w:gridSpan w:val="7"/>
            <w:tcBorders>
              <w:top w:val="nil"/>
              <w:left w:val="nil"/>
              <w:bottom w:val="nil"/>
              <w:right w:val="nil"/>
            </w:tcBorders>
            <w:shd w:val="clear" w:color="auto" w:fill="auto"/>
            <w:vAlign w:val="bottom"/>
            <w:hideMark/>
          </w:tcPr>
          <w:p w14:paraId="2FBEA1A7"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FY18- FY21 Payment Total</w:t>
            </w:r>
          </w:p>
        </w:tc>
        <w:tc>
          <w:tcPr>
            <w:tcW w:w="470" w:type="pct"/>
            <w:gridSpan w:val="2"/>
            <w:tcBorders>
              <w:top w:val="nil"/>
              <w:left w:val="nil"/>
              <w:bottom w:val="nil"/>
              <w:right w:val="nil"/>
            </w:tcBorders>
            <w:shd w:val="clear" w:color="000000" w:fill="DDEBF7"/>
            <w:vAlign w:val="bottom"/>
            <w:hideMark/>
          </w:tcPr>
          <w:p w14:paraId="3F4C6274"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22 Payment</w:t>
            </w:r>
          </w:p>
        </w:tc>
        <w:tc>
          <w:tcPr>
            <w:tcW w:w="500" w:type="pct"/>
            <w:gridSpan w:val="3"/>
            <w:tcBorders>
              <w:top w:val="nil"/>
              <w:left w:val="nil"/>
              <w:bottom w:val="nil"/>
              <w:right w:val="nil"/>
            </w:tcBorders>
            <w:shd w:val="clear" w:color="auto" w:fill="auto"/>
            <w:vAlign w:val="bottom"/>
            <w:hideMark/>
          </w:tcPr>
          <w:p w14:paraId="7069CD5C"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23 Payment</w:t>
            </w:r>
          </w:p>
        </w:tc>
        <w:tc>
          <w:tcPr>
            <w:tcW w:w="476" w:type="pct"/>
            <w:gridSpan w:val="4"/>
            <w:tcBorders>
              <w:top w:val="nil"/>
              <w:left w:val="nil"/>
              <w:bottom w:val="nil"/>
              <w:right w:val="nil"/>
            </w:tcBorders>
            <w:shd w:val="clear" w:color="auto" w:fill="auto"/>
            <w:vAlign w:val="bottom"/>
            <w:hideMark/>
          </w:tcPr>
          <w:p w14:paraId="25F83EBB"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24 Payment</w:t>
            </w:r>
          </w:p>
        </w:tc>
        <w:tc>
          <w:tcPr>
            <w:tcW w:w="542" w:type="pct"/>
            <w:gridSpan w:val="4"/>
            <w:tcBorders>
              <w:top w:val="nil"/>
              <w:left w:val="nil"/>
              <w:bottom w:val="nil"/>
              <w:right w:val="nil"/>
            </w:tcBorders>
            <w:shd w:val="clear" w:color="auto" w:fill="auto"/>
            <w:vAlign w:val="bottom"/>
            <w:hideMark/>
          </w:tcPr>
          <w:p w14:paraId="3F8B4C99"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25 Payment</w:t>
            </w:r>
          </w:p>
        </w:tc>
      </w:tr>
      <w:tr w:rsidR="00EE48AA" w:rsidRPr="00CB44C2" w14:paraId="2168A083"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34B9A813" w14:textId="5B4BE31D" w:rsidR="00CB44C2" w:rsidRPr="00EE48AA" w:rsidRDefault="00EE48AA" w:rsidP="00CB44C2">
            <w:pPr>
              <w:rPr>
                <w:rFonts w:ascii="Cambria" w:hAnsi="Cambria" w:cs="Calibri"/>
                <w:color w:val="000000"/>
                <w:szCs w:val="20"/>
              </w:rPr>
            </w:pPr>
            <w:r>
              <w:rPr>
                <w:rFonts w:ascii="Cambria" w:hAnsi="Cambria" w:cs="Calibri"/>
                <w:color w:val="000000"/>
                <w:szCs w:val="20"/>
              </w:rPr>
              <w:t xml:space="preserve">Applied Health </w:t>
            </w:r>
            <w:proofErr w:type="spellStart"/>
            <w:r>
              <w:rPr>
                <w:rFonts w:ascii="Cambria" w:hAnsi="Cambria" w:cs="Calibri"/>
                <w:color w:val="000000"/>
                <w:szCs w:val="20"/>
              </w:rPr>
              <w:t>Sci</w:t>
            </w:r>
            <w:proofErr w:type="spellEnd"/>
          </w:p>
        </w:tc>
        <w:tc>
          <w:tcPr>
            <w:tcW w:w="538" w:type="pct"/>
            <w:gridSpan w:val="5"/>
            <w:tcBorders>
              <w:top w:val="nil"/>
              <w:left w:val="nil"/>
              <w:bottom w:val="nil"/>
              <w:right w:val="nil"/>
            </w:tcBorders>
            <w:shd w:val="clear" w:color="auto" w:fill="auto"/>
            <w:noWrap/>
            <w:vAlign w:val="bottom"/>
            <w:hideMark/>
          </w:tcPr>
          <w:p w14:paraId="5171A45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2,759,904 </w:t>
            </w:r>
          </w:p>
        </w:tc>
        <w:tc>
          <w:tcPr>
            <w:tcW w:w="579" w:type="pct"/>
            <w:gridSpan w:val="7"/>
            <w:tcBorders>
              <w:top w:val="nil"/>
              <w:left w:val="nil"/>
              <w:bottom w:val="nil"/>
              <w:right w:val="nil"/>
            </w:tcBorders>
            <w:shd w:val="clear" w:color="auto" w:fill="auto"/>
            <w:vAlign w:val="bottom"/>
            <w:hideMark/>
          </w:tcPr>
          <w:p w14:paraId="0FBA635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1,792,534 </w:t>
            </w:r>
          </w:p>
        </w:tc>
        <w:tc>
          <w:tcPr>
            <w:tcW w:w="470" w:type="pct"/>
            <w:gridSpan w:val="2"/>
            <w:tcBorders>
              <w:top w:val="nil"/>
              <w:left w:val="nil"/>
              <w:bottom w:val="nil"/>
              <w:right w:val="nil"/>
            </w:tcBorders>
            <w:shd w:val="clear" w:color="000000" w:fill="DDEBF7"/>
            <w:vAlign w:val="bottom"/>
            <w:hideMark/>
          </w:tcPr>
          <w:p w14:paraId="7C82C4B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241,842 </w:t>
            </w:r>
          </w:p>
        </w:tc>
        <w:tc>
          <w:tcPr>
            <w:tcW w:w="500" w:type="pct"/>
            <w:gridSpan w:val="3"/>
            <w:tcBorders>
              <w:top w:val="nil"/>
              <w:left w:val="nil"/>
              <w:bottom w:val="nil"/>
              <w:right w:val="nil"/>
            </w:tcBorders>
            <w:shd w:val="clear" w:color="auto" w:fill="auto"/>
            <w:vAlign w:val="bottom"/>
            <w:hideMark/>
          </w:tcPr>
          <w:p w14:paraId="3FC2A4A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241,842 </w:t>
            </w:r>
          </w:p>
        </w:tc>
        <w:tc>
          <w:tcPr>
            <w:tcW w:w="476" w:type="pct"/>
            <w:gridSpan w:val="4"/>
            <w:tcBorders>
              <w:top w:val="nil"/>
              <w:left w:val="nil"/>
              <w:bottom w:val="nil"/>
              <w:right w:val="nil"/>
            </w:tcBorders>
            <w:shd w:val="clear" w:color="auto" w:fill="auto"/>
            <w:vAlign w:val="bottom"/>
            <w:hideMark/>
          </w:tcPr>
          <w:p w14:paraId="2934AA9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241,842 </w:t>
            </w:r>
          </w:p>
        </w:tc>
        <w:tc>
          <w:tcPr>
            <w:tcW w:w="542" w:type="pct"/>
            <w:gridSpan w:val="4"/>
            <w:tcBorders>
              <w:top w:val="nil"/>
              <w:left w:val="nil"/>
              <w:bottom w:val="nil"/>
              <w:right w:val="nil"/>
            </w:tcBorders>
            <w:shd w:val="clear" w:color="auto" w:fill="auto"/>
            <w:vAlign w:val="bottom"/>
            <w:hideMark/>
          </w:tcPr>
          <w:p w14:paraId="648019B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241,842 </w:t>
            </w:r>
          </w:p>
        </w:tc>
      </w:tr>
      <w:tr w:rsidR="00EE48AA" w:rsidRPr="00CB44C2" w14:paraId="59850D71"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45E27930"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Dentistry</w:t>
            </w:r>
          </w:p>
        </w:tc>
        <w:tc>
          <w:tcPr>
            <w:tcW w:w="538" w:type="pct"/>
            <w:gridSpan w:val="5"/>
            <w:tcBorders>
              <w:top w:val="nil"/>
              <w:left w:val="nil"/>
              <w:bottom w:val="nil"/>
              <w:right w:val="nil"/>
            </w:tcBorders>
            <w:shd w:val="clear" w:color="auto" w:fill="auto"/>
            <w:noWrap/>
            <w:vAlign w:val="bottom"/>
            <w:hideMark/>
          </w:tcPr>
          <w:p w14:paraId="1C4FF7B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1,553,193 </w:t>
            </w:r>
          </w:p>
        </w:tc>
        <w:tc>
          <w:tcPr>
            <w:tcW w:w="579" w:type="pct"/>
            <w:gridSpan w:val="7"/>
            <w:tcBorders>
              <w:top w:val="nil"/>
              <w:left w:val="nil"/>
              <w:bottom w:val="nil"/>
              <w:right w:val="nil"/>
            </w:tcBorders>
            <w:shd w:val="clear" w:color="auto" w:fill="auto"/>
            <w:vAlign w:val="bottom"/>
            <w:hideMark/>
          </w:tcPr>
          <w:p w14:paraId="42DFC43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1,008,786 </w:t>
            </w:r>
          </w:p>
        </w:tc>
        <w:tc>
          <w:tcPr>
            <w:tcW w:w="470" w:type="pct"/>
            <w:gridSpan w:val="2"/>
            <w:tcBorders>
              <w:top w:val="nil"/>
              <w:left w:val="nil"/>
              <w:bottom w:val="nil"/>
              <w:right w:val="nil"/>
            </w:tcBorders>
            <w:shd w:val="clear" w:color="000000" w:fill="DDEBF7"/>
            <w:vAlign w:val="bottom"/>
            <w:hideMark/>
          </w:tcPr>
          <w:p w14:paraId="1D77081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136,102 </w:t>
            </w:r>
          </w:p>
        </w:tc>
        <w:tc>
          <w:tcPr>
            <w:tcW w:w="500" w:type="pct"/>
            <w:gridSpan w:val="3"/>
            <w:tcBorders>
              <w:top w:val="nil"/>
              <w:left w:val="nil"/>
              <w:bottom w:val="nil"/>
              <w:right w:val="nil"/>
            </w:tcBorders>
            <w:shd w:val="clear" w:color="auto" w:fill="auto"/>
            <w:vAlign w:val="bottom"/>
            <w:hideMark/>
          </w:tcPr>
          <w:p w14:paraId="7A7DFDD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136,102 </w:t>
            </w:r>
          </w:p>
        </w:tc>
        <w:tc>
          <w:tcPr>
            <w:tcW w:w="476" w:type="pct"/>
            <w:gridSpan w:val="4"/>
            <w:tcBorders>
              <w:top w:val="nil"/>
              <w:left w:val="nil"/>
              <w:bottom w:val="nil"/>
              <w:right w:val="nil"/>
            </w:tcBorders>
            <w:shd w:val="clear" w:color="auto" w:fill="auto"/>
            <w:vAlign w:val="bottom"/>
            <w:hideMark/>
          </w:tcPr>
          <w:p w14:paraId="4E81319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136,102 </w:t>
            </w:r>
          </w:p>
        </w:tc>
        <w:tc>
          <w:tcPr>
            <w:tcW w:w="542" w:type="pct"/>
            <w:gridSpan w:val="4"/>
            <w:tcBorders>
              <w:top w:val="nil"/>
              <w:left w:val="nil"/>
              <w:bottom w:val="nil"/>
              <w:right w:val="nil"/>
            </w:tcBorders>
            <w:shd w:val="clear" w:color="auto" w:fill="auto"/>
            <w:vAlign w:val="bottom"/>
            <w:hideMark/>
          </w:tcPr>
          <w:p w14:paraId="4D588F7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136,102 </w:t>
            </w:r>
          </w:p>
        </w:tc>
      </w:tr>
      <w:tr w:rsidR="00EE48AA" w:rsidRPr="00CB44C2" w14:paraId="09783609"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606184E3"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Medicine</w:t>
            </w:r>
          </w:p>
        </w:tc>
        <w:tc>
          <w:tcPr>
            <w:tcW w:w="538" w:type="pct"/>
            <w:gridSpan w:val="5"/>
            <w:tcBorders>
              <w:top w:val="nil"/>
              <w:left w:val="nil"/>
              <w:bottom w:val="nil"/>
              <w:right w:val="nil"/>
            </w:tcBorders>
            <w:shd w:val="clear" w:color="auto" w:fill="auto"/>
            <w:noWrap/>
            <w:vAlign w:val="bottom"/>
            <w:hideMark/>
          </w:tcPr>
          <w:p w14:paraId="1833D45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7,351,655 </w:t>
            </w:r>
          </w:p>
        </w:tc>
        <w:tc>
          <w:tcPr>
            <w:tcW w:w="579" w:type="pct"/>
            <w:gridSpan w:val="7"/>
            <w:tcBorders>
              <w:top w:val="nil"/>
              <w:left w:val="nil"/>
              <w:bottom w:val="nil"/>
              <w:right w:val="nil"/>
            </w:tcBorders>
            <w:shd w:val="clear" w:color="auto" w:fill="auto"/>
            <w:vAlign w:val="bottom"/>
            <w:hideMark/>
          </w:tcPr>
          <w:p w14:paraId="1765688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4,782,164 </w:t>
            </w:r>
          </w:p>
        </w:tc>
        <w:tc>
          <w:tcPr>
            <w:tcW w:w="470" w:type="pct"/>
            <w:gridSpan w:val="2"/>
            <w:tcBorders>
              <w:top w:val="nil"/>
              <w:left w:val="nil"/>
              <w:bottom w:val="nil"/>
              <w:right w:val="nil"/>
            </w:tcBorders>
            <w:shd w:val="clear" w:color="000000" w:fill="DDEBF7"/>
            <w:vAlign w:val="bottom"/>
            <w:hideMark/>
          </w:tcPr>
          <w:p w14:paraId="28676D2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651,527 </w:t>
            </w:r>
          </w:p>
        </w:tc>
        <w:tc>
          <w:tcPr>
            <w:tcW w:w="500" w:type="pct"/>
            <w:gridSpan w:val="3"/>
            <w:tcBorders>
              <w:top w:val="nil"/>
              <w:left w:val="nil"/>
              <w:bottom w:val="nil"/>
              <w:right w:val="nil"/>
            </w:tcBorders>
            <w:shd w:val="clear" w:color="auto" w:fill="auto"/>
            <w:vAlign w:val="bottom"/>
            <w:hideMark/>
          </w:tcPr>
          <w:p w14:paraId="22D3BC9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651,527 </w:t>
            </w:r>
          </w:p>
        </w:tc>
        <w:tc>
          <w:tcPr>
            <w:tcW w:w="476" w:type="pct"/>
            <w:gridSpan w:val="4"/>
            <w:tcBorders>
              <w:top w:val="nil"/>
              <w:left w:val="nil"/>
              <w:bottom w:val="nil"/>
              <w:right w:val="nil"/>
            </w:tcBorders>
            <w:shd w:val="clear" w:color="auto" w:fill="auto"/>
            <w:vAlign w:val="bottom"/>
            <w:hideMark/>
          </w:tcPr>
          <w:p w14:paraId="2FF7195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651,527 </w:t>
            </w:r>
          </w:p>
        </w:tc>
        <w:tc>
          <w:tcPr>
            <w:tcW w:w="542" w:type="pct"/>
            <w:gridSpan w:val="4"/>
            <w:tcBorders>
              <w:top w:val="nil"/>
              <w:left w:val="nil"/>
              <w:bottom w:val="nil"/>
              <w:right w:val="nil"/>
            </w:tcBorders>
            <w:shd w:val="clear" w:color="auto" w:fill="auto"/>
            <w:vAlign w:val="bottom"/>
            <w:hideMark/>
          </w:tcPr>
          <w:p w14:paraId="3593FDB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651,527 </w:t>
            </w:r>
          </w:p>
        </w:tc>
      </w:tr>
      <w:tr w:rsidR="00EE48AA" w:rsidRPr="00CB44C2" w14:paraId="56C789C3"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63BDBCBA"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Nursing</w:t>
            </w:r>
          </w:p>
        </w:tc>
        <w:tc>
          <w:tcPr>
            <w:tcW w:w="538" w:type="pct"/>
            <w:gridSpan w:val="5"/>
            <w:tcBorders>
              <w:top w:val="nil"/>
              <w:left w:val="nil"/>
              <w:bottom w:val="nil"/>
              <w:right w:val="nil"/>
            </w:tcBorders>
            <w:shd w:val="clear" w:color="auto" w:fill="auto"/>
            <w:noWrap/>
            <w:vAlign w:val="bottom"/>
            <w:hideMark/>
          </w:tcPr>
          <w:p w14:paraId="00FE140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2,640,021 </w:t>
            </w:r>
          </w:p>
        </w:tc>
        <w:tc>
          <w:tcPr>
            <w:tcW w:w="579" w:type="pct"/>
            <w:gridSpan w:val="7"/>
            <w:tcBorders>
              <w:top w:val="nil"/>
              <w:left w:val="nil"/>
              <w:bottom w:val="nil"/>
              <w:right w:val="nil"/>
            </w:tcBorders>
            <w:shd w:val="clear" w:color="auto" w:fill="auto"/>
            <w:vAlign w:val="bottom"/>
            <w:hideMark/>
          </w:tcPr>
          <w:p w14:paraId="2E52E59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1,714,671 </w:t>
            </w:r>
          </w:p>
        </w:tc>
        <w:tc>
          <w:tcPr>
            <w:tcW w:w="470" w:type="pct"/>
            <w:gridSpan w:val="2"/>
            <w:tcBorders>
              <w:top w:val="nil"/>
              <w:left w:val="nil"/>
              <w:bottom w:val="nil"/>
              <w:right w:val="nil"/>
            </w:tcBorders>
            <w:shd w:val="clear" w:color="000000" w:fill="DDEBF7"/>
            <w:vAlign w:val="bottom"/>
            <w:hideMark/>
          </w:tcPr>
          <w:p w14:paraId="3D3EF9F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231,337 </w:t>
            </w:r>
          </w:p>
        </w:tc>
        <w:tc>
          <w:tcPr>
            <w:tcW w:w="500" w:type="pct"/>
            <w:gridSpan w:val="3"/>
            <w:tcBorders>
              <w:top w:val="nil"/>
              <w:left w:val="nil"/>
              <w:bottom w:val="nil"/>
              <w:right w:val="nil"/>
            </w:tcBorders>
            <w:shd w:val="clear" w:color="auto" w:fill="auto"/>
            <w:vAlign w:val="bottom"/>
            <w:hideMark/>
          </w:tcPr>
          <w:p w14:paraId="340981B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231,337 </w:t>
            </w:r>
          </w:p>
        </w:tc>
        <w:tc>
          <w:tcPr>
            <w:tcW w:w="476" w:type="pct"/>
            <w:gridSpan w:val="4"/>
            <w:tcBorders>
              <w:top w:val="nil"/>
              <w:left w:val="nil"/>
              <w:bottom w:val="nil"/>
              <w:right w:val="nil"/>
            </w:tcBorders>
            <w:shd w:val="clear" w:color="auto" w:fill="auto"/>
            <w:vAlign w:val="bottom"/>
            <w:hideMark/>
          </w:tcPr>
          <w:p w14:paraId="6BC1418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231,337 </w:t>
            </w:r>
          </w:p>
        </w:tc>
        <w:tc>
          <w:tcPr>
            <w:tcW w:w="542" w:type="pct"/>
            <w:gridSpan w:val="4"/>
            <w:tcBorders>
              <w:top w:val="nil"/>
              <w:left w:val="nil"/>
              <w:bottom w:val="nil"/>
              <w:right w:val="nil"/>
            </w:tcBorders>
            <w:shd w:val="clear" w:color="auto" w:fill="auto"/>
            <w:vAlign w:val="bottom"/>
            <w:hideMark/>
          </w:tcPr>
          <w:p w14:paraId="6FFCF81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231,337 </w:t>
            </w:r>
          </w:p>
        </w:tc>
      </w:tr>
      <w:tr w:rsidR="00EE48AA" w:rsidRPr="00CB44C2" w14:paraId="7190A0AF"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3FFCE936"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Pharmacy</w:t>
            </w:r>
          </w:p>
        </w:tc>
        <w:tc>
          <w:tcPr>
            <w:tcW w:w="538" w:type="pct"/>
            <w:gridSpan w:val="5"/>
            <w:tcBorders>
              <w:top w:val="nil"/>
              <w:left w:val="nil"/>
              <w:bottom w:val="nil"/>
              <w:right w:val="nil"/>
            </w:tcBorders>
            <w:shd w:val="clear" w:color="auto" w:fill="auto"/>
            <w:noWrap/>
            <w:vAlign w:val="bottom"/>
            <w:hideMark/>
          </w:tcPr>
          <w:p w14:paraId="648BA19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10,118,228 </w:t>
            </w:r>
          </w:p>
        </w:tc>
        <w:tc>
          <w:tcPr>
            <w:tcW w:w="579" w:type="pct"/>
            <w:gridSpan w:val="7"/>
            <w:tcBorders>
              <w:top w:val="nil"/>
              <w:left w:val="nil"/>
              <w:bottom w:val="nil"/>
              <w:right w:val="nil"/>
            </w:tcBorders>
            <w:shd w:val="clear" w:color="auto" w:fill="auto"/>
            <w:vAlign w:val="bottom"/>
            <w:hideMark/>
          </w:tcPr>
          <w:p w14:paraId="5BC424E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6,571,706 </w:t>
            </w:r>
          </w:p>
        </w:tc>
        <w:tc>
          <w:tcPr>
            <w:tcW w:w="470" w:type="pct"/>
            <w:gridSpan w:val="2"/>
            <w:tcBorders>
              <w:top w:val="nil"/>
              <w:left w:val="nil"/>
              <w:bottom w:val="nil"/>
              <w:right w:val="nil"/>
            </w:tcBorders>
            <w:shd w:val="clear" w:color="000000" w:fill="DDEBF7"/>
            <w:vAlign w:val="bottom"/>
            <w:hideMark/>
          </w:tcPr>
          <w:p w14:paraId="0EC8B17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886,631 </w:t>
            </w:r>
          </w:p>
        </w:tc>
        <w:tc>
          <w:tcPr>
            <w:tcW w:w="500" w:type="pct"/>
            <w:gridSpan w:val="3"/>
            <w:tcBorders>
              <w:top w:val="nil"/>
              <w:left w:val="nil"/>
              <w:bottom w:val="nil"/>
              <w:right w:val="nil"/>
            </w:tcBorders>
            <w:shd w:val="clear" w:color="auto" w:fill="auto"/>
            <w:vAlign w:val="bottom"/>
            <w:hideMark/>
          </w:tcPr>
          <w:p w14:paraId="444C421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886,631 </w:t>
            </w:r>
          </w:p>
        </w:tc>
        <w:tc>
          <w:tcPr>
            <w:tcW w:w="476" w:type="pct"/>
            <w:gridSpan w:val="4"/>
            <w:tcBorders>
              <w:top w:val="nil"/>
              <w:left w:val="nil"/>
              <w:bottom w:val="nil"/>
              <w:right w:val="nil"/>
            </w:tcBorders>
            <w:shd w:val="clear" w:color="auto" w:fill="auto"/>
            <w:vAlign w:val="bottom"/>
            <w:hideMark/>
          </w:tcPr>
          <w:p w14:paraId="3C90913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886,631 </w:t>
            </w:r>
          </w:p>
        </w:tc>
        <w:tc>
          <w:tcPr>
            <w:tcW w:w="542" w:type="pct"/>
            <w:gridSpan w:val="4"/>
            <w:tcBorders>
              <w:top w:val="nil"/>
              <w:left w:val="nil"/>
              <w:bottom w:val="nil"/>
              <w:right w:val="nil"/>
            </w:tcBorders>
            <w:shd w:val="clear" w:color="auto" w:fill="auto"/>
            <w:vAlign w:val="bottom"/>
            <w:hideMark/>
          </w:tcPr>
          <w:p w14:paraId="111F1C6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886,631 </w:t>
            </w:r>
          </w:p>
        </w:tc>
      </w:tr>
      <w:tr w:rsidR="00EE48AA" w:rsidRPr="00CB44C2" w14:paraId="55003297"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5471458C"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Public Health</w:t>
            </w:r>
          </w:p>
        </w:tc>
        <w:tc>
          <w:tcPr>
            <w:tcW w:w="538" w:type="pct"/>
            <w:gridSpan w:val="5"/>
            <w:tcBorders>
              <w:top w:val="nil"/>
              <w:left w:val="nil"/>
              <w:bottom w:val="nil"/>
              <w:right w:val="nil"/>
            </w:tcBorders>
            <w:shd w:val="clear" w:color="auto" w:fill="auto"/>
            <w:noWrap/>
            <w:vAlign w:val="bottom"/>
            <w:hideMark/>
          </w:tcPr>
          <w:p w14:paraId="1885DBF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2,616,615 </w:t>
            </w:r>
          </w:p>
        </w:tc>
        <w:tc>
          <w:tcPr>
            <w:tcW w:w="579" w:type="pct"/>
            <w:gridSpan w:val="7"/>
            <w:tcBorders>
              <w:top w:val="nil"/>
              <w:left w:val="nil"/>
              <w:bottom w:val="nil"/>
              <w:right w:val="nil"/>
            </w:tcBorders>
            <w:shd w:val="clear" w:color="auto" w:fill="auto"/>
            <w:vAlign w:val="bottom"/>
            <w:hideMark/>
          </w:tcPr>
          <w:p w14:paraId="6254268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1,699,469 </w:t>
            </w:r>
          </w:p>
        </w:tc>
        <w:tc>
          <w:tcPr>
            <w:tcW w:w="470" w:type="pct"/>
            <w:gridSpan w:val="2"/>
            <w:tcBorders>
              <w:top w:val="nil"/>
              <w:left w:val="nil"/>
              <w:bottom w:val="nil"/>
              <w:right w:val="nil"/>
            </w:tcBorders>
            <w:shd w:val="clear" w:color="000000" w:fill="DDEBF7"/>
            <w:vAlign w:val="bottom"/>
            <w:hideMark/>
          </w:tcPr>
          <w:p w14:paraId="515647A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229,286 </w:t>
            </w:r>
          </w:p>
        </w:tc>
        <w:tc>
          <w:tcPr>
            <w:tcW w:w="500" w:type="pct"/>
            <w:gridSpan w:val="3"/>
            <w:tcBorders>
              <w:top w:val="nil"/>
              <w:left w:val="nil"/>
              <w:bottom w:val="nil"/>
              <w:right w:val="nil"/>
            </w:tcBorders>
            <w:shd w:val="clear" w:color="auto" w:fill="auto"/>
            <w:vAlign w:val="bottom"/>
            <w:hideMark/>
          </w:tcPr>
          <w:p w14:paraId="7606D5B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229,286 </w:t>
            </w:r>
          </w:p>
        </w:tc>
        <w:tc>
          <w:tcPr>
            <w:tcW w:w="476" w:type="pct"/>
            <w:gridSpan w:val="4"/>
            <w:tcBorders>
              <w:top w:val="nil"/>
              <w:left w:val="nil"/>
              <w:bottom w:val="nil"/>
              <w:right w:val="nil"/>
            </w:tcBorders>
            <w:shd w:val="clear" w:color="auto" w:fill="auto"/>
            <w:vAlign w:val="bottom"/>
            <w:hideMark/>
          </w:tcPr>
          <w:p w14:paraId="7F427CD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229,286 </w:t>
            </w:r>
          </w:p>
        </w:tc>
        <w:tc>
          <w:tcPr>
            <w:tcW w:w="542" w:type="pct"/>
            <w:gridSpan w:val="4"/>
            <w:tcBorders>
              <w:top w:val="nil"/>
              <w:left w:val="nil"/>
              <w:bottom w:val="nil"/>
              <w:right w:val="nil"/>
            </w:tcBorders>
            <w:shd w:val="clear" w:color="auto" w:fill="auto"/>
            <w:vAlign w:val="bottom"/>
            <w:hideMark/>
          </w:tcPr>
          <w:p w14:paraId="34BD15F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229,286 </w:t>
            </w:r>
          </w:p>
        </w:tc>
      </w:tr>
      <w:tr w:rsidR="00EE48AA" w:rsidRPr="00CB44C2" w14:paraId="0D7F5631"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03A1BBDA"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Social Work</w:t>
            </w:r>
          </w:p>
        </w:tc>
        <w:tc>
          <w:tcPr>
            <w:tcW w:w="538" w:type="pct"/>
            <w:gridSpan w:val="5"/>
            <w:tcBorders>
              <w:top w:val="nil"/>
              <w:left w:val="nil"/>
              <w:bottom w:val="nil"/>
              <w:right w:val="nil"/>
            </w:tcBorders>
            <w:shd w:val="clear" w:color="auto" w:fill="auto"/>
            <w:noWrap/>
            <w:vAlign w:val="bottom"/>
            <w:hideMark/>
          </w:tcPr>
          <w:p w14:paraId="6EB04A5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1,069,683 </w:t>
            </w:r>
          </w:p>
        </w:tc>
        <w:tc>
          <w:tcPr>
            <w:tcW w:w="579" w:type="pct"/>
            <w:gridSpan w:val="7"/>
            <w:tcBorders>
              <w:top w:val="nil"/>
              <w:left w:val="nil"/>
              <w:bottom w:val="nil"/>
              <w:right w:val="nil"/>
            </w:tcBorders>
            <w:shd w:val="clear" w:color="auto" w:fill="auto"/>
            <w:vAlign w:val="bottom"/>
            <w:hideMark/>
          </w:tcPr>
          <w:p w14:paraId="7C2216D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694,750 </w:t>
            </w:r>
          </w:p>
        </w:tc>
        <w:tc>
          <w:tcPr>
            <w:tcW w:w="470" w:type="pct"/>
            <w:gridSpan w:val="2"/>
            <w:tcBorders>
              <w:top w:val="nil"/>
              <w:left w:val="nil"/>
              <w:bottom w:val="nil"/>
              <w:right w:val="nil"/>
            </w:tcBorders>
            <w:shd w:val="clear" w:color="000000" w:fill="DDEBF7"/>
            <w:vAlign w:val="bottom"/>
            <w:hideMark/>
          </w:tcPr>
          <w:p w14:paraId="42D351E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93,733 </w:t>
            </w:r>
          </w:p>
        </w:tc>
        <w:tc>
          <w:tcPr>
            <w:tcW w:w="500" w:type="pct"/>
            <w:gridSpan w:val="3"/>
            <w:tcBorders>
              <w:top w:val="nil"/>
              <w:left w:val="nil"/>
              <w:bottom w:val="nil"/>
              <w:right w:val="nil"/>
            </w:tcBorders>
            <w:shd w:val="clear" w:color="auto" w:fill="auto"/>
            <w:vAlign w:val="bottom"/>
            <w:hideMark/>
          </w:tcPr>
          <w:p w14:paraId="3FF916D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93,733 </w:t>
            </w:r>
          </w:p>
        </w:tc>
        <w:tc>
          <w:tcPr>
            <w:tcW w:w="476" w:type="pct"/>
            <w:gridSpan w:val="4"/>
            <w:tcBorders>
              <w:top w:val="nil"/>
              <w:left w:val="nil"/>
              <w:bottom w:val="nil"/>
              <w:right w:val="nil"/>
            </w:tcBorders>
            <w:shd w:val="clear" w:color="auto" w:fill="auto"/>
            <w:vAlign w:val="bottom"/>
            <w:hideMark/>
          </w:tcPr>
          <w:p w14:paraId="51EE9B8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93,733 </w:t>
            </w:r>
          </w:p>
        </w:tc>
        <w:tc>
          <w:tcPr>
            <w:tcW w:w="542" w:type="pct"/>
            <w:gridSpan w:val="4"/>
            <w:tcBorders>
              <w:top w:val="nil"/>
              <w:left w:val="nil"/>
              <w:bottom w:val="nil"/>
              <w:right w:val="nil"/>
            </w:tcBorders>
            <w:shd w:val="clear" w:color="auto" w:fill="auto"/>
            <w:vAlign w:val="bottom"/>
            <w:hideMark/>
          </w:tcPr>
          <w:p w14:paraId="49D1B7A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93,733 </w:t>
            </w:r>
          </w:p>
        </w:tc>
      </w:tr>
      <w:tr w:rsidR="00EE48AA" w:rsidRPr="00CB44C2" w14:paraId="1B0DAF94"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691A4514"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 xml:space="preserve">VCHA  </w:t>
            </w:r>
          </w:p>
        </w:tc>
        <w:tc>
          <w:tcPr>
            <w:tcW w:w="538" w:type="pct"/>
            <w:gridSpan w:val="5"/>
            <w:tcBorders>
              <w:top w:val="nil"/>
              <w:left w:val="nil"/>
              <w:bottom w:val="nil"/>
              <w:right w:val="nil"/>
            </w:tcBorders>
            <w:shd w:val="clear" w:color="auto" w:fill="auto"/>
            <w:noWrap/>
            <w:vAlign w:val="bottom"/>
            <w:hideMark/>
          </w:tcPr>
          <w:p w14:paraId="2FD901B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6,305 </w:t>
            </w:r>
          </w:p>
        </w:tc>
        <w:tc>
          <w:tcPr>
            <w:tcW w:w="579" w:type="pct"/>
            <w:gridSpan w:val="7"/>
            <w:tcBorders>
              <w:top w:val="nil"/>
              <w:left w:val="nil"/>
              <w:bottom w:val="nil"/>
              <w:right w:val="nil"/>
            </w:tcBorders>
            <w:shd w:val="clear" w:color="auto" w:fill="auto"/>
            <w:vAlign w:val="bottom"/>
            <w:hideMark/>
          </w:tcPr>
          <w:p w14:paraId="332356B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6,305 </w:t>
            </w:r>
          </w:p>
        </w:tc>
        <w:tc>
          <w:tcPr>
            <w:tcW w:w="470" w:type="pct"/>
            <w:gridSpan w:val="2"/>
            <w:tcBorders>
              <w:top w:val="nil"/>
              <w:left w:val="nil"/>
              <w:bottom w:val="nil"/>
              <w:right w:val="nil"/>
            </w:tcBorders>
            <w:shd w:val="clear" w:color="000000" w:fill="DDEBF7"/>
            <w:vAlign w:val="bottom"/>
            <w:hideMark/>
          </w:tcPr>
          <w:p w14:paraId="6DC396A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500" w:type="pct"/>
            <w:gridSpan w:val="3"/>
            <w:tcBorders>
              <w:top w:val="nil"/>
              <w:left w:val="nil"/>
              <w:bottom w:val="nil"/>
              <w:right w:val="nil"/>
            </w:tcBorders>
            <w:shd w:val="clear" w:color="auto" w:fill="auto"/>
            <w:vAlign w:val="bottom"/>
            <w:hideMark/>
          </w:tcPr>
          <w:p w14:paraId="0376960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476" w:type="pct"/>
            <w:gridSpan w:val="4"/>
            <w:tcBorders>
              <w:top w:val="nil"/>
              <w:left w:val="nil"/>
              <w:bottom w:val="nil"/>
              <w:right w:val="nil"/>
            </w:tcBorders>
            <w:shd w:val="clear" w:color="auto" w:fill="auto"/>
            <w:vAlign w:val="bottom"/>
            <w:hideMark/>
          </w:tcPr>
          <w:p w14:paraId="77654D0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542" w:type="pct"/>
            <w:gridSpan w:val="4"/>
            <w:tcBorders>
              <w:top w:val="nil"/>
              <w:left w:val="nil"/>
              <w:bottom w:val="nil"/>
              <w:right w:val="nil"/>
            </w:tcBorders>
            <w:shd w:val="clear" w:color="auto" w:fill="auto"/>
            <w:vAlign w:val="bottom"/>
            <w:hideMark/>
          </w:tcPr>
          <w:p w14:paraId="0449B76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r>
      <w:tr w:rsidR="00EE48AA" w:rsidRPr="00CB44C2" w14:paraId="3AC1CE87" w14:textId="77777777" w:rsidTr="000D6EC2">
        <w:trPr>
          <w:gridAfter w:val="11"/>
          <w:wAfter w:w="1128" w:type="pct"/>
          <w:trHeight w:val="300"/>
        </w:trPr>
        <w:tc>
          <w:tcPr>
            <w:tcW w:w="768" w:type="pct"/>
            <w:tcBorders>
              <w:top w:val="single" w:sz="4" w:space="0" w:color="auto"/>
              <w:left w:val="nil"/>
              <w:bottom w:val="single" w:sz="8" w:space="0" w:color="auto"/>
              <w:right w:val="nil"/>
            </w:tcBorders>
            <w:shd w:val="clear" w:color="auto" w:fill="auto"/>
            <w:noWrap/>
            <w:vAlign w:val="bottom"/>
            <w:hideMark/>
          </w:tcPr>
          <w:p w14:paraId="77158D57"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VCHA Totals</w:t>
            </w:r>
          </w:p>
        </w:tc>
        <w:tc>
          <w:tcPr>
            <w:tcW w:w="538" w:type="pct"/>
            <w:gridSpan w:val="5"/>
            <w:tcBorders>
              <w:top w:val="single" w:sz="4" w:space="0" w:color="auto"/>
              <w:left w:val="nil"/>
              <w:bottom w:val="single" w:sz="8" w:space="0" w:color="auto"/>
              <w:right w:val="nil"/>
            </w:tcBorders>
            <w:shd w:val="clear" w:color="auto" w:fill="auto"/>
            <w:vAlign w:val="bottom"/>
            <w:hideMark/>
          </w:tcPr>
          <w:p w14:paraId="10DC34E0"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28,115,604 </w:t>
            </w:r>
          </w:p>
        </w:tc>
        <w:tc>
          <w:tcPr>
            <w:tcW w:w="579" w:type="pct"/>
            <w:gridSpan w:val="7"/>
            <w:tcBorders>
              <w:top w:val="single" w:sz="4" w:space="0" w:color="auto"/>
              <w:left w:val="nil"/>
              <w:bottom w:val="single" w:sz="8" w:space="0" w:color="auto"/>
              <w:right w:val="nil"/>
            </w:tcBorders>
            <w:shd w:val="clear" w:color="auto" w:fill="auto"/>
            <w:vAlign w:val="bottom"/>
            <w:hideMark/>
          </w:tcPr>
          <w:p w14:paraId="6AE52900"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18,270,387 </w:t>
            </w:r>
          </w:p>
        </w:tc>
        <w:tc>
          <w:tcPr>
            <w:tcW w:w="470" w:type="pct"/>
            <w:gridSpan w:val="2"/>
            <w:tcBorders>
              <w:top w:val="single" w:sz="4" w:space="0" w:color="auto"/>
              <w:left w:val="nil"/>
              <w:bottom w:val="single" w:sz="8" w:space="0" w:color="auto"/>
              <w:right w:val="nil"/>
            </w:tcBorders>
            <w:shd w:val="clear" w:color="000000" w:fill="DDEBF7"/>
            <w:vAlign w:val="bottom"/>
            <w:hideMark/>
          </w:tcPr>
          <w:p w14:paraId="7462C49B"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2,470,458 </w:t>
            </w:r>
          </w:p>
        </w:tc>
        <w:tc>
          <w:tcPr>
            <w:tcW w:w="500" w:type="pct"/>
            <w:gridSpan w:val="3"/>
            <w:tcBorders>
              <w:top w:val="single" w:sz="4" w:space="0" w:color="auto"/>
              <w:left w:val="nil"/>
              <w:bottom w:val="single" w:sz="8" w:space="0" w:color="auto"/>
              <w:right w:val="nil"/>
            </w:tcBorders>
            <w:shd w:val="clear" w:color="auto" w:fill="auto"/>
            <w:vAlign w:val="bottom"/>
            <w:hideMark/>
          </w:tcPr>
          <w:p w14:paraId="0C1D65D3"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2,470,458 </w:t>
            </w:r>
          </w:p>
        </w:tc>
        <w:tc>
          <w:tcPr>
            <w:tcW w:w="476" w:type="pct"/>
            <w:gridSpan w:val="4"/>
            <w:tcBorders>
              <w:top w:val="single" w:sz="4" w:space="0" w:color="auto"/>
              <w:left w:val="nil"/>
              <w:bottom w:val="single" w:sz="8" w:space="0" w:color="auto"/>
              <w:right w:val="nil"/>
            </w:tcBorders>
            <w:shd w:val="clear" w:color="auto" w:fill="auto"/>
            <w:vAlign w:val="bottom"/>
            <w:hideMark/>
          </w:tcPr>
          <w:p w14:paraId="5ED7F856"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2,470,458 </w:t>
            </w:r>
          </w:p>
        </w:tc>
        <w:tc>
          <w:tcPr>
            <w:tcW w:w="542" w:type="pct"/>
            <w:gridSpan w:val="4"/>
            <w:tcBorders>
              <w:top w:val="single" w:sz="4" w:space="0" w:color="auto"/>
              <w:left w:val="nil"/>
              <w:bottom w:val="single" w:sz="8" w:space="0" w:color="auto"/>
              <w:right w:val="nil"/>
            </w:tcBorders>
            <w:shd w:val="clear" w:color="auto" w:fill="auto"/>
            <w:vAlign w:val="bottom"/>
            <w:hideMark/>
          </w:tcPr>
          <w:p w14:paraId="1E5EED49"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2,470,458 </w:t>
            </w:r>
          </w:p>
        </w:tc>
      </w:tr>
      <w:tr w:rsidR="00EE48AA" w:rsidRPr="00CB44C2" w14:paraId="33EDB55C"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17D05502" w14:textId="77777777" w:rsidR="00CB44C2" w:rsidRDefault="00CB44C2" w:rsidP="00CB44C2">
            <w:pPr>
              <w:jc w:val="center"/>
              <w:rPr>
                <w:rFonts w:ascii="Cambria" w:hAnsi="Cambria" w:cs="Calibri"/>
                <w:b/>
                <w:bCs/>
                <w:color w:val="000000"/>
                <w:szCs w:val="20"/>
              </w:rPr>
            </w:pPr>
          </w:p>
          <w:p w14:paraId="712AAE78" w14:textId="77777777" w:rsidR="000D6EC2" w:rsidRDefault="000D6EC2" w:rsidP="00CB44C2">
            <w:pPr>
              <w:jc w:val="center"/>
              <w:rPr>
                <w:rFonts w:ascii="Cambria" w:hAnsi="Cambria" w:cs="Calibri"/>
                <w:b/>
                <w:bCs/>
                <w:color w:val="000000"/>
                <w:szCs w:val="20"/>
              </w:rPr>
            </w:pPr>
          </w:p>
          <w:p w14:paraId="381CF60C" w14:textId="36A849F9" w:rsidR="000D6EC2" w:rsidRPr="00EE48AA" w:rsidRDefault="000D6EC2" w:rsidP="00CB44C2">
            <w:pPr>
              <w:jc w:val="center"/>
              <w:rPr>
                <w:rFonts w:ascii="Cambria" w:hAnsi="Cambria" w:cs="Calibri"/>
                <w:b/>
                <w:bCs/>
                <w:color w:val="000000"/>
                <w:szCs w:val="20"/>
              </w:rPr>
            </w:pPr>
          </w:p>
        </w:tc>
        <w:tc>
          <w:tcPr>
            <w:tcW w:w="538" w:type="pct"/>
            <w:gridSpan w:val="5"/>
            <w:tcBorders>
              <w:top w:val="nil"/>
              <w:left w:val="nil"/>
              <w:bottom w:val="nil"/>
              <w:right w:val="nil"/>
            </w:tcBorders>
            <w:shd w:val="clear" w:color="auto" w:fill="auto"/>
            <w:noWrap/>
            <w:vAlign w:val="bottom"/>
            <w:hideMark/>
          </w:tcPr>
          <w:p w14:paraId="4A17FE81" w14:textId="77777777" w:rsidR="00CB44C2" w:rsidRPr="00EE48AA" w:rsidRDefault="00CB44C2" w:rsidP="00CB44C2">
            <w:pPr>
              <w:rPr>
                <w:rFonts w:ascii="Cambria" w:hAnsi="Cambria" w:cs="Times New Roman"/>
                <w:szCs w:val="20"/>
              </w:rPr>
            </w:pPr>
          </w:p>
        </w:tc>
        <w:tc>
          <w:tcPr>
            <w:tcW w:w="579" w:type="pct"/>
            <w:gridSpan w:val="7"/>
            <w:tcBorders>
              <w:top w:val="nil"/>
              <w:left w:val="nil"/>
              <w:bottom w:val="nil"/>
              <w:right w:val="nil"/>
            </w:tcBorders>
            <w:shd w:val="clear" w:color="auto" w:fill="auto"/>
            <w:vAlign w:val="bottom"/>
            <w:hideMark/>
          </w:tcPr>
          <w:p w14:paraId="158B7408" w14:textId="77777777" w:rsidR="00CB44C2" w:rsidRPr="00EE48AA" w:rsidRDefault="00CB44C2" w:rsidP="00CB44C2">
            <w:pPr>
              <w:jc w:val="center"/>
              <w:rPr>
                <w:rFonts w:ascii="Cambria" w:hAnsi="Cambria" w:cs="Times New Roman"/>
                <w:szCs w:val="20"/>
              </w:rPr>
            </w:pPr>
          </w:p>
        </w:tc>
        <w:tc>
          <w:tcPr>
            <w:tcW w:w="470" w:type="pct"/>
            <w:gridSpan w:val="2"/>
            <w:tcBorders>
              <w:top w:val="nil"/>
              <w:left w:val="nil"/>
              <w:bottom w:val="nil"/>
              <w:right w:val="nil"/>
            </w:tcBorders>
            <w:shd w:val="clear" w:color="auto" w:fill="auto"/>
            <w:vAlign w:val="bottom"/>
            <w:hideMark/>
          </w:tcPr>
          <w:p w14:paraId="21EF103B" w14:textId="77777777" w:rsidR="00CB44C2" w:rsidRPr="00EE48AA" w:rsidRDefault="00CB44C2" w:rsidP="00CB44C2">
            <w:pPr>
              <w:jc w:val="center"/>
              <w:rPr>
                <w:rFonts w:ascii="Cambria" w:hAnsi="Cambria" w:cs="Times New Roman"/>
                <w:szCs w:val="20"/>
              </w:rPr>
            </w:pPr>
          </w:p>
        </w:tc>
        <w:tc>
          <w:tcPr>
            <w:tcW w:w="500" w:type="pct"/>
            <w:gridSpan w:val="3"/>
            <w:tcBorders>
              <w:top w:val="nil"/>
              <w:left w:val="nil"/>
              <w:bottom w:val="nil"/>
              <w:right w:val="nil"/>
            </w:tcBorders>
            <w:shd w:val="clear" w:color="auto" w:fill="auto"/>
            <w:vAlign w:val="bottom"/>
            <w:hideMark/>
          </w:tcPr>
          <w:p w14:paraId="6B4E592F" w14:textId="77777777" w:rsidR="00CB44C2" w:rsidRPr="00EE48AA" w:rsidRDefault="00CB44C2" w:rsidP="00CB44C2">
            <w:pPr>
              <w:jc w:val="center"/>
              <w:rPr>
                <w:rFonts w:ascii="Cambria" w:hAnsi="Cambria" w:cs="Times New Roman"/>
                <w:szCs w:val="20"/>
              </w:rPr>
            </w:pPr>
          </w:p>
        </w:tc>
        <w:tc>
          <w:tcPr>
            <w:tcW w:w="476" w:type="pct"/>
            <w:gridSpan w:val="4"/>
            <w:tcBorders>
              <w:top w:val="nil"/>
              <w:left w:val="nil"/>
              <w:bottom w:val="nil"/>
              <w:right w:val="nil"/>
            </w:tcBorders>
            <w:shd w:val="clear" w:color="auto" w:fill="auto"/>
            <w:vAlign w:val="bottom"/>
            <w:hideMark/>
          </w:tcPr>
          <w:p w14:paraId="37C0514B" w14:textId="77777777" w:rsidR="00CB44C2" w:rsidRPr="00EE48AA" w:rsidRDefault="00CB44C2" w:rsidP="00CB44C2">
            <w:pPr>
              <w:jc w:val="center"/>
              <w:rPr>
                <w:rFonts w:ascii="Cambria" w:hAnsi="Cambria" w:cs="Times New Roman"/>
                <w:szCs w:val="20"/>
              </w:rPr>
            </w:pPr>
          </w:p>
        </w:tc>
        <w:tc>
          <w:tcPr>
            <w:tcW w:w="542" w:type="pct"/>
            <w:gridSpan w:val="4"/>
            <w:tcBorders>
              <w:top w:val="nil"/>
              <w:left w:val="nil"/>
              <w:bottom w:val="nil"/>
              <w:right w:val="nil"/>
            </w:tcBorders>
            <w:shd w:val="clear" w:color="auto" w:fill="auto"/>
            <w:vAlign w:val="bottom"/>
            <w:hideMark/>
          </w:tcPr>
          <w:p w14:paraId="67FB6F67" w14:textId="77777777" w:rsidR="00CB44C2" w:rsidRPr="00EE48AA" w:rsidRDefault="00CB44C2" w:rsidP="00CB44C2">
            <w:pPr>
              <w:jc w:val="center"/>
              <w:rPr>
                <w:rFonts w:ascii="Cambria" w:hAnsi="Cambria" w:cs="Times New Roman"/>
                <w:szCs w:val="20"/>
              </w:rPr>
            </w:pPr>
          </w:p>
        </w:tc>
      </w:tr>
      <w:tr w:rsidR="00EE48AA" w:rsidRPr="00CB44C2" w14:paraId="44D47034" w14:textId="77777777" w:rsidTr="000D6EC2">
        <w:trPr>
          <w:gridAfter w:val="11"/>
          <w:wAfter w:w="1128" w:type="pct"/>
          <w:trHeight w:val="870"/>
        </w:trPr>
        <w:tc>
          <w:tcPr>
            <w:tcW w:w="768" w:type="pct"/>
            <w:tcBorders>
              <w:top w:val="nil"/>
              <w:left w:val="nil"/>
              <w:right w:val="nil"/>
            </w:tcBorders>
            <w:shd w:val="clear" w:color="auto" w:fill="FFFFFF" w:themeFill="background1"/>
            <w:noWrap/>
            <w:vAlign w:val="bottom"/>
            <w:hideMark/>
          </w:tcPr>
          <w:p w14:paraId="41535653"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College/Unit</w:t>
            </w:r>
          </w:p>
        </w:tc>
        <w:tc>
          <w:tcPr>
            <w:tcW w:w="538" w:type="pct"/>
            <w:gridSpan w:val="5"/>
            <w:tcBorders>
              <w:top w:val="nil"/>
              <w:left w:val="nil"/>
              <w:right w:val="nil"/>
            </w:tcBorders>
            <w:shd w:val="clear" w:color="auto" w:fill="FFFFFF" w:themeFill="background1"/>
            <w:vAlign w:val="bottom"/>
            <w:hideMark/>
          </w:tcPr>
          <w:p w14:paraId="35238811"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FY17 Escrow Amount</w:t>
            </w:r>
          </w:p>
        </w:tc>
        <w:tc>
          <w:tcPr>
            <w:tcW w:w="579" w:type="pct"/>
            <w:gridSpan w:val="7"/>
            <w:tcBorders>
              <w:top w:val="nil"/>
              <w:left w:val="nil"/>
              <w:right w:val="nil"/>
            </w:tcBorders>
            <w:shd w:val="clear" w:color="auto" w:fill="FFFFFF" w:themeFill="background1"/>
            <w:vAlign w:val="bottom"/>
            <w:hideMark/>
          </w:tcPr>
          <w:p w14:paraId="2F27CCD1"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FY18- FY21 Payment Total</w:t>
            </w:r>
          </w:p>
        </w:tc>
        <w:tc>
          <w:tcPr>
            <w:tcW w:w="470" w:type="pct"/>
            <w:gridSpan w:val="2"/>
            <w:tcBorders>
              <w:top w:val="nil"/>
              <w:left w:val="nil"/>
              <w:bottom w:val="nil"/>
              <w:right w:val="nil"/>
            </w:tcBorders>
            <w:shd w:val="clear" w:color="000000" w:fill="DDEBF7"/>
            <w:vAlign w:val="bottom"/>
            <w:hideMark/>
          </w:tcPr>
          <w:p w14:paraId="24E94332"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22 Payment</w:t>
            </w:r>
          </w:p>
        </w:tc>
        <w:tc>
          <w:tcPr>
            <w:tcW w:w="500" w:type="pct"/>
            <w:gridSpan w:val="3"/>
            <w:tcBorders>
              <w:top w:val="nil"/>
              <w:left w:val="nil"/>
              <w:bottom w:val="nil"/>
              <w:right w:val="nil"/>
            </w:tcBorders>
            <w:shd w:val="clear" w:color="auto" w:fill="auto"/>
            <w:vAlign w:val="bottom"/>
            <w:hideMark/>
          </w:tcPr>
          <w:p w14:paraId="23C3A3C4"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23 Payment</w:t>
            </w:r>
          </w:p>
        </w:tc>
        <w:tc>
          <w:tcPr>
            <w:tcW w:w="476" w:type="pct"/>
            <w:gridSpan w:val="4"/>
            <w:tcBorders>
              <w:top w:val="nil"/>
              <w:left w:val="nil"/>
              <w:bottom w:val="nil"/>
              <w:right w:val="nil"/>
            </w:tcBorders>
            <w:shd w:val="clear" w:color="auto" w:fill="auto"/>
            <w:vAlign w:val="bottom"/>
            <w:hideMark/>
          </w:tcPr>
          <w:p w14:paraId="236E5E70"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24 Payment</w:t>
            </w:r>
          </w:p>
        </w:tc>
        <w:tc>
          <w:tcPr>
            <w:tcW w:w="542" w:type="pct"/>
            <w:gridSpan w:val="4"/>
            <w:tcBorders>
              <w:top w:val="nil"/>
              <w:left w:val="nil"/>
              <w:bottom w:val="nil"/>
              <w:right w:val="nil"/>
            </w:tcBorders>
            <w:shd w:val="clear" w:color="auto" w:fill="auto"/>
            <w:vAlign w:val="bottom"/>
            <w:hideMark/>
          </w:tcPr>
          <w:p w14:paraId="5C29A60F"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25 Payment</w:t>
            </w:r>
          </w:p>
        </w:tc>
      </w:tr>
      <w:tr w:rsidR="00EE48AA" w:rsidRPr="00CB44C2" w14:paraId="274FD347" w14:textId="77777777" w:rsidTr="000D6EC2">
        <w:trPr>
          <w:gridAfter w:val="11"/>
          <w:wAfter w:w="1128" w:type="pct"/>
          <w:trHeight w:val="290"/>
        </w:trPr>
        <w:tc>
          <w:tcPr>
            <w:tcW w:w="768" w:type="pct"/>
            <w:tcBorders>
              <w:top w:val="nil"/>
              <w:left w:val="nil"/>
              <w:bottom w:val="nil"/>
              <w:right w:val="nil"/>
            </w:tcBorders>
            <w:shd w:val="clear" w:color="auto" w:fill="FFFFFF" w:themeFill="background1"/>
            <w:noWrap/>
            <w:vAlign w:val="bottom"/>
            <w:hideMark/>
          </w:tcPr>
          <w:p w14:paraId="24E1642B" w14:textId="0C64F08F" w:rsidR="00CB44C2" w:rsidRPr="00EE48AA" w:rsidRDefault="00CB44C2" w:rsidP="00EE48AA">
            <w:pPr>
              <w:rPr>
                <w:rFonts w:ascii="Cambria" w:hAnsi="Cambria" w:cs="Calibri"/>
                <w:color w:val="000000"/>
                <w:szCs w:val="20"/>
              </w:rPr>
            </w:pPr>
            <w:r w:rsidRPr="00EE48AA">
              <w:rPr>
                <w:rFonts w:ascii="Cambria" w:hAnsi="Cambria" w:cs="Calibri"/>
                <w:color w:val="000000"/>
                <w:szCs w:val="20"/>
              </w:rPr>
              <w:t>Business Admin</w:t>
            </w:r>
            <w:r w:rsidR="00EE48AA">
              <w:rPr>
                <w:rFonts w:ascii="Cambria" w:hAnsi="Cambria" w:cs="Calibri"/>
                <w:color w:val="000000"/>
                <w:szCs w:val="20"/>
              </w:rPr>
              <w:t xml:space="preserve"> </w:t>
            </w:r>
          </w:p>
        </w:tc>
        <w:tc>
          <w:tcPr>
            <w:tcW w:w="538" w:type="pct"/>
            <w:gridSpan w:val="5"/>
            <w:tcBorders>
              <w:top w:val="nil"/>
              <w:left w:val="nil"/>
              <w:bottom w:val="nil"/>
              <w:right w:val="nil"/>
            </w:tcBorders>
            <w:shd w:val="clear" w:color="auto" w:fill="FFFFFF" w:themeFill="background1"/>
            <w:noWrap/>
            <w:vAlign w:val="bottom"/>
            <w:hideMark/>
          </w:tcPr>
          <w:p w14:paraId="75CC80F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2,375,217 </w:t>
            </w:r>
          </w:p>
        </w:tc>
        <w:tc>
          <w:tcPr>
            <w:tcW w:w="579" w:type="pct"/>
            <w:gridSpan w:val="7"/>
            <w:tcBorders>
              <w:top w:val="nil"/>
              <w:left w:val="nil"/>
              <w:bottom w:val="nil"/>
              <w:right w:val="nil"/>
            </w:tcBorders>
            <w:shd w:val="clear" w:color="auto" w:fill="FFFFFF" w:themeFill="background1"/>
            <w:vAlign w:val="bottom"/>
            <w:hideMark/>
          </w:tcPr>
          <w:p w14:paraId="417C582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1,542,684 </w:t>
            </w:r>
          </w:p>
        </w:tc>
        <w:tc>
          <w:tcPr>
            <w:tcW w:w="470" w:type="pct"/>
            <w:gridSpan w:val="2"/>
            <w:tcBorders>
              <w:top w:val="nil"/>
              <w:left w:val="nil"/>
              <w:bottom w:val="nil"/>
              <w:right w:val="nil"/>
            </w:tcBorders>
            <w:shd w:val="clear" w:color="000000" w:fill="DDEBF7"/>
            <w:vAlign w:val="bottom"/>
            <w:hideMark/>
          </w:tcPr>
          <w:p w14:paraId="5A4F851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208,133 </w:t>
            </w:r>
          </w:p>
        </w:tc>
        <w:tc>
          <w:tcPr>
            <w:tcW w:w="500" w:type="pct"/>
            <w:gridSpan w:val="3"/>
            <w:tcBorders>
              <w:top w:val="nil"/>
              <w:left w:val="nil"/>
              <w:bottom w:val="nil"/>
              <w:right w:val="nil"/>
            </w:tcBorders>
            <w:shd w:val="clear" w:color="auto" w:fill="auto"/>
            <w:vAlign w:val="bottom"/>
            <w:hideMark/>
          </w:tcPr>
          <w:p w14:paraId="37B1E64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208,133 </w:t>
            </w:r>
          </w:p>
        </w:tc>
        <w:tc>
          <w:tcPr>
            <w:tcW w:w="476" w:type="pct"/>
            <w:gridSpan w:val="4"/>
            <w:tcBorders>
              <w:top w:val="nil"/>
              <w:left w:val="nil"/>
              <w:bottom w:val="nil"/>
              <w:right w:val="nil"/>
            </w:tcBorders>
            <w:shd w:val="clear" w:color="auto" w:fill="auto"/>
            <w:vAlign w:val="bottom"/>
            <w:hideMark/>
          </w:tcPr>
          <w:p w14:paraId="3EDAFAB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208,133 </w:t>
            </w:r>
          </w:p>
        </w:tc>
        <w:tc>
          <w:tcPr>
            <w:tcW w:w="542" w:type="pct"/>
            <w:gridSpan w:val="4"/>
            <w:tcBorders>
              <w:top w:val="nil"/>
              <w:left w:val="nil"/>
              <w:bottom w:val="nil"/>
              <w:right w:val="nil"/>
            </w:tcBorders>
            <w:shd w:val="clear" w:color="auto" w:fill="auto"/>
            <w:vAlign w:val="bottom"/>
            <w:hideMark/>
          </w:tcPr>
          <w:p w14:paraId="71D22E8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208,133 </w:t>
            </w:r>
          </w:p>
        </w:tc>
      </w:tr>
      <w:tr w:rsidR="00EE48AA" w:rsidRPr="00CB44C2" w14:paraId="54AE42E9"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3C69035D"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Education</w:t>
            </w:r>
          </w:p>
        </w:tc>
        <w:tc>
          <w:tcPr>
            <w:tcW w:w="538" w:type="pct"/>
            <w:gridSpan w:val="5"/>
            <w:tcBorders>
              <w:top w:val="nil"/>
              <w:left w:val="nil"/>
              <w:bottom w:val="nil"/>
              <w:right w:val="nil"/>
            </w:tcBorders>
            <w:shd w:val="clear" w:color="auto" w:fill="auto"/>
            <w:noWrap/>
            <w:vAlign w:val="bottom"/>
            <w:hideMark/>
          </w:tcPr>
          <w:p w14:paraId="23B2E5F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1,948,836 </w:t>
            </w:r>
          </w:p>
        </w:tc>
        <w:tc>
          <w:tcPr>
            <w:tcW w:w="579" w:type="pct"/>
            <w:gridSpan w:val="7"/>
            <w:tcBorders>
              <w:top w:val="nil"/>
              <w:left w:val="nil"/>
              <w:bottom w:val="nil"/>
              <w:right w:val="nil"/>
            </w:tcBorders>
            <w:shd w:val="clear" w:color="auto" w:fill="auto"/>
            <w:vAlign w:val="bottom"/>
            <w:hideMark/>
          </w:tcPr>
          <w:p w14:paraId="212C429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1,265,753 </w:t>
            </w:r>
          </w:p>
        </w:tc>
        <w:tc>
          <w:tcPr>
            <w:tcW w:w="470" w:type="pct"/>
            <w:gridSpan w:val="2"/>
            <w:tcBorders>
              <w:top w:val="nil"/>
              <w:left w:val="nil"/>
              <w:bottom w:val="nil"/>
              <w:right w:val="nil"/>
            </w:tcBorders>
            <w:shd w:val="clear" w:color="000000" w:fill="DDEBF7"/>
            <w:vAlign w:val="bottom"/>
            <w:hideMark/>
          </w:tcPr>
          <w:p w14:paraId="3A0468B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170,771 </w:t>
            </w:r>
          </w:p>
        </w:tc>
        <w:tc>
          <w:tcPr>
            <w:tcW w:w="500" w:type="pct"/>
            <w:gridSpan w:val="3"/>
            <w:tcBorders>
              <w:top w:val="nil"/>
              <w:left w:val="nil"/>
              <w:bottom w:val="nil"/>
              <w:right w:val="nil"/>
            </w:tcBorders>
            <w:shd w:val="clear" w:color="auto" w:fill="auto"/>
            <w:vAlign w:val="bottom"/>
            <w:hideMark/>
          </w:tcPr>
          <w:p w14:paraId="5632DD1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170,771 </w:t>
            </w:r>
          </w:p>
        </w:tc>
        <w:tc>
          <w:tcPr>
            <w:tcW w:w="476" w:type="pct"/>
            <w:gridSpan w:val="4"/>
            <w:tcBorders>
              <w:top w:val="nil"/>
              <w:left w:val="nil"/>
              <w:bottom w:val="nil"/>
              <w:right w:val="nil"/>
            </w:tcBorders>
            <w:shd w:val="clear" w:color="auto" w:fill="auto"/>
            <w:vAlign w:val="bottom"/>
            <w:hideMark/>
          </w:tcPr>
          <w:p w14:paraId="7859CC8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170,771 </w:t>
            </w:r>
          </w:p>
        </w:tc>
        <w:tc>
          <w:tcPr>
            <w:tcW w:w="542" w:type="pct"/>
            <w:gridSpan w:val="4"/>
            <w:tcBorders>
              <w:top w:val="nil"/>
              <w:left w:val="nil"/>
              <w:bottom w:val="nil"/>
              <w:right w:val="nil"/>
            </w:tcBorders>
            <w:shd w:val="clear" w:color="auto" w:fill="auto"/>
            <w:vAlign w:val="bottom"/>
            <w:hideMark/>
          </w:tcPr>
          <w:p w14:paraId="2807F77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170,771 </w:t>
            </w:r>
          </w:p>
        </w:tc>
      </w:tr>
      <w:tr w:rsidR="00EE48AA" w:rsidRPr="00CB44C2" w14:paraId="62D7F72E"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3C49CFF1"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Engineering</w:t>
            </w:r>
          </w:p>
        </w:tc>
        <w:tc>
          <w:tcPr>
            <w:tcW w:w="538" w:type="pct"/>
            <w:gridSpan w:val="5"/>
            <w:tcBorders>
              <w:top w:val="nil"/>
              <w:left w:val="nil"/>
              <w:bottom w:val="nil"/>
              <w:right w:val="nil"/>
            </w:tcBorders>
            <w:shd w:val="clear" w:color="auto" w:fill="auto"/>
            <w:noWrap/>
            <w:vAlign w:val="bottom"/>
            <w:hideMark/>
          </w:tcPr>
          <w:p w14:paraId="76BB2E9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607,224 </w:t>
            </w:r>
          </w:p>
        </w:tc>
        <w:tc>
          <w:tcPr>
            <w:tcW w:w="579" w:type="pct"/>
            <w:gridSpan w:val="7"/>
            <w:tcBorders>
              <w:top w:val="nil"/>
              <w:left w:val="nil"/>
              <w:bottom w:val="nil"/>
              <w:right w:val="nil"/>
            </w:tcBorders>
            <w:shd w:val="clear" w:color="auto" w:fill="auto"/>
            <w:vAlign w:val="bottom"/>
            <w:hideMark/>
          </w:tcPr>
          <w:p w14:paraId="05F708C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394,386 </w:t>
            </w:r>
          </w:p>
        </w:tc>
        <w:tc>
          <w:tcPr>
            <w:tcW w:w="470" w:type="pct"/>
            <w:gridSpan w:val="2"/>
            <w:tcBorders>
              <w:top w:val="nil"/>
              <w:left w:val="nil"/>
              <w:bottom w:val="nil"/>
              <w:right w:val="nil"/>
            </w:tcBorders>
            <w:shd w:val="clear" w:color="000000" w:fill="DDEBF7"/>
            <w:vAlign w:val="bottom"/>
            <w:hideMark/>
          </w:tcPr>
          <w:p w14:paraId="7117D36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53,209 </w:t>
            </w:r>
          </w:p>
        </w:tc>
        <w:tc>
          <w:tcPr>
            <w:tcW w:w="500" w:type="pct"/>
            <w:gridSpan w:val="3"/>
            <w:tcBorders>
              <w:top w:val="nil"/>
              <w:left w:val="nil"/>
              <w:bottom w:val="nil"/>
              <w:right w:val="nil"/>
            </w:tcBorders>
            <w:shd w:val="clear" w:color="auto" w:fill="auto"/>
            <w:vAlign w:val="bottom"/>
            <w:hideMark/>
          </w:tcPr>
          <w:p w14:paraId="3A167AA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53,209 </w:t>
            </w:r>
          </w:p>
        </w:tc>
        <w:tc>
          <w:tcPr>
            <w:tcW w:w="476" w:type="pct"/>
            <w:gridSpan w:val="4"/>
            <w:tcBorders>
              <w:top w:val="nil"/>
              <w:left w:val="nil"/>
              <w:bottom w:val="nil"/>
              <w:right w:val="nil"/>
            </w:tcBorders>
            <w:shd w:val="clear" w:color="auto" w:fill="auto"/>
            <w:vAlign w:val="bottom"/>
            <w:hideMark/>
          </w:tcPr>
          <w:p w14:paraId="0B6C16F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53,209 </w:t>
            </w:r>
          </w:p>
        </w:tc>
        <w:tc>
          <w:tcPr>
            <w:tcW w:w="542" w:type="pct"/>
            <w:gridSpan w:val="4"/>
            <w:tcBorders>
              <w:top w:val="nil"/>
              <w:left w:val="nil"/>
              <w:bottom w:val="nil"/>
              <w:right w:val="nil"/>
            </w:tcBorders>
            <w:shd w:val="clear" w:color="auto" w:fill="auto"/>
            <w:vAlign w:val="bottom"/>
            <w:hideMark/>
          </w:tcPr>
          <w:p w14:paraId="4CB8A67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53,209 </w:t>
            </w:r>
          </w:p>
        </w:tc>
      </w:tr>
      <w:tr w:rsidR="00EE48AA" w:rsidRPr="00CB44C2" w14:paraId="515575E5"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12327D86"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Honors College</w:t>
            </w:r>
          </w:p>
        </w:tc>
        <w:tc>
          <w:tcPr>
            <w:tcW w:w="538" w:type="pct"/>
            <w:gridSpan w:val="5"/>
            <w:tcBorders>
              <w:top w:val="nil"/>
              <w:left w:val="nil"/>
              <w:bottom w:val="nil"/>
              <w:right w:val="nil"/>
            </w:tcBorders>
            <w:shd w:val="clear" w:color="auto" w:fill="auto"/>
            <w:noWrap/>
            <w:vAlign w:val="bottom"/>
            <w:hideMark/>
          </w:tcPr>
          <w:p w14:paraId="3606410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301,254 </w:t>
            </w:r>
          </w:p>
        </w:tc>
        <w:tc>
          <w:tcPr>
            <w:tcW w:w="579" w:type="pct"/>
            <w:gridSpan w:val="7"/>
            <w:tcBorders>
              <w:top w:val="nil"/>
              <w:left w:val="nil"/>
              <w:bottom w:val="nil"/>
              <w:right w:val="nil"/>
            </w:tcBorders>
            <w:shd w:val="clear" w:color="auto" w:fill="auto"/>
            <w:vAlign w:val="bottom"/>
            <w:hideMark/>
          </w:tcPr>
          <w:p w14:paraId="28FA01C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195,662 </w:t>
            </w:r>
          </w:p>
        </w:tc>
        <w:tc>
          <w:tcPr>
            <w:tcW w:w="470" w:type="pct"/>
            <w:gridSpan w:val="2"/>
            <w:tcBorders>
              <w:top w:val="nil"/>
              <w:left w:val="nil"/>
              <w:bottom w:val="nil"/>
              <w:right w:val="nil"/>
            </w:tcBorders>
            <w:shd w:val="clear" w:color="000000" w:fill="DDEBF7"/>
            <w:vAlign w:val="bottom"/>
            <w:hideMark/>
          </w:tcPr>
          <w:p w14:paraId="1A235E1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26,398 </w:t>
            </w:r>
          </w:p>
        </w:tc>
        <w:tc>
          <w:tcPr>
            <w:tcW w:w="500" w:type="pct"/>
            <w:gridSpan w:val="3"/>
            <w:tcBorders>
              <w:top w:val="nil"/>
              <w:left w:val="nil"/>
              <w:bottom w:val="nil"/>
              <w:right w:val="nil"/>
            </w:tcBorders>
            <w:shd w:val="clear" w:color="auto" w:fill="auto"/>
            <w:vAlign w:val="bottom"/>
            <w:hideMark/>
          </w:tcPr>
          <w:p w14:paraId="59DDDC5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26,398 </w:t>
            </w:r>
          </w:p>
        </w:tc>
        <w:tc>
          <w:tcPr>
            <w:tcW w:w="476" w:type="pct"/>
            <w:gridSpan w:val="4"/>
            <w:tcBorders>
              <w:top w:val="nil"/>
              <w:left w:val="nil"/>
              <w:bottom w:val="nil"/>
              <w:right w:val="nil"/>
            </w:tcBorders>
            <w:shd w:val="clear" w:color="auto" w:fill="auto"/>
            <w:vAlign w:val="bottom"/>
            <w:hideMark/>
          </w:tcPr>
          <w:p w14:paraId="2F5BE29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26,398 </w:t>
            </w:r>
          </w:p>
        </w:tc>
        <w:tc>
          <w:tcPr>
            <w:tcW w:w="542" w:type="pct"/>
            <w:gridSpan w:val="4"/>
            <w:tcBorders>
              <w:top w:val="nil"/>
              <w:left w:val="nil"/>
              <w:bottom w:val="nil"/>
              <w:right w:val="nil"/>
            </w:tcBorders>
            <w:shd w:val="clear" w:color="auto" w:fill="auto"/>
            <w:vAlign w:val="bottom"/>
            <w:hideMark/>
          </w:tcPr>
          <w:p w14:paraId="73103F3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26,398 </w:t>
            </w:r>
          </w:p>
        </w:tc>
      </w:tr>
      <w:tr w:rsidR="00EE48AA" w:rsidRPr="00CB44C2" w14:paraId="390FF225"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5698C175" w14:textId="279B6294" w:rsidR="00CB44C2" w:rsidRPr="00EE48AA" w:rsidRDefault="00CB44C2" w:rsidP="00EE48AA">
            <w:pPr>
              <w:rPr>
                <w:rFonts w:ascii="Cambria" w:hAnsi="Cambria" w:cs="Calibri"/>
                <w:color w:val="000000"/>
                <w:szCs w:val="20"/>
              </w:rPr>
            </w:pPr>
            <w:r w:rsidRPr="00EE48AA">
              <w:rPr>
                <w:rFonts w:ascii="Cambria" w:hAnsi="Cambria" w:cs="Calibri"/>
                <w:color w:val="000000"/>
                <w:szCs w:val="20"/>
              </w:rPr>
              <w:t xml:space="preserve">Liberal Arts &amp; </w:t>
            </w:r>
            <w:proofErr w:type="spellStart"/>
            <w:r w:rsidRPr="00EE48AA">
              <w:rPr>
                <w:rFonts w:ascii="Cambria" w:hAnsi="Cambria" w:cs="Calibri"/>
                <w:color w:val="000000"/>
                <w:szCs w:val="20"/>
              </w:rPr>
              <w:t>Sci</w:t>
            </w:r>
            <w:proofErr w:type="spellEnd"/>
            <w:r w:rsidR="00EE48AA">
              <w:rPr>
                <w:rFonts w:ascii="Cambria" w:hAnsi="Cambria" w:cs="Calibri"/>
                <w:color w:val="000000"/>
                <w:szCs w:val="20"/>
              </w:rPr>
              <w:t xml:space="preserve"> </w:t>
            </w:r>
          </w:p>
        </w:tc>
        <w:tc>
          <w:tcPr>
            <w:tcW w:w="538" w:type="pct"/>
            <w:gridSpan w:val="5"/>
            <w:tcBorders>
              <w:top w:val="nil"/>
              <w:left w:val="nil"/>
              <w:bottom w:val="nil"/>
              <w:right w:val="nil"/>
            </w:tcBorders>
            <w:shd w:val="clear" w:color="auto" w:fill="auto"/>
            <w:noWrap/>
            <w:vAlign w:val="bottom"/>
            <w:hideMark/>
          </w:tcPr>
          <w:p w14:paraId="3D429B9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20,555,963 </w:t>
            </w:r>
          </w:p>
        </w:tc>
        <w:tc>
          <w:tcPr>
            <w:tcW w:w="579" w:type="pct"/>
            <w:gridSpan w:val="7"/>
            <w:tcBorders>
              <w:top w:val="nil"/>
              <w:left w:val="nil"/>
              <w:bottom w:val="nil"/>
              <w:right w:val="nil"/>
            </w:tcBorders>
            <w:shd w:val="clear" w:color="auto" w:fill="auto"/>
            <w:vAlign w:val="bottom"/>
            <w:hideMark/>
          </w:tcPr>
          <w:p w14:paraId="3F57D3E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13,350,930 </w:t>
            </w:r>
          </w:p>
        </w:tc>
        <w:tc>
          <w:tcPr>
            <w:tcW w:w="470" w:type="pct"/>
            <w:gridSpan w:val="2"/>
            <w:tcBorders>
              <w:top w:val="nil"/>
              <w:left w:val="nil"/>
              <w:bottom w:val="nil"/>
              <w:right w:val="nil"/>
            </w:tcBorders>
            <w:shd w:val="clear" w:color="000000" w:fill="DDEBF7"/>
            <w:vAlign w:val="bottom"/>
            <w:hideMark/>
          </w:tcPr>
          <w:p w14:paraId="276871C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1,801,258 </w:t>
            </w:r>
          </w:p>
        </w:tc>
        <w:tc>
          <w:tcPr>
            <w:tcW w:w="500" w:type="pct"/>
            <w:gridSpan w:val="3"/>
            <w:tcBorders>
              <w:top w:val="nil"/>
              <w:left w:val="nil"/>
              <w:bottom w:val="nil"/>
              <w:right w:val="nil"/>
            </w:tcBorders>
            <w:shd w:val="clear" w:color="auto" w:fill="auto"/>
            <w:vAlign w:val="bottom"/>
            <w:hideMark/>
          </w:tcPr>
          <w:p w14:paraId="6CE094C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1,801,258 </w:t>
            </w:r>
          </w:p>
        </w:tc>
        <w:tc>
          <w:tcPr>
            <w:tcW w:w="476" w:type="pct"/>
            <w:gridSpan w:val="4"/>
            <w:tcBorders>
              <w:top w:val="nil"/>
              <w:left w:val="nil"/>
              <w:bottom w:val="nil"/>
              <w:right w:val="nil"/>
            </w:tcBorders>
            <w:shd w:val="clear" w:color="auto" w:fill="auto"/>
            <w:vAlign w:val="bottom"/>
            <w:hideMark/>
          </w:tcPr>
          <w:p w14:paraId="7EB7D7A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1,801,258 </w:t>
            </w:r>
          </w:p>
        </w:tc>
        <w:tc>
          <w:tcPr>
            <w:tcW w:w="542" w:type="pct"/>
            <w:gridSpan w:val="4"/>
            <w:tcBorders>
              <w:top w:val="nil"/>
              <w:left w:val="nil"/>
              <w:bottom w:val="nil"/>
              <w:right w:val="nil"/>
            </w:tcBorders>
            <w:shd w:val="clear" w:color="auto" w:fill="auto"/>
            <w:vAlign w:val="bottom"/>
            <w:hideMark/>
          </w:tcPr>
          <w:p w14:paraId="6DD9013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1,801,258 </w:t>
            </w:r>
          </w:p>
        </w:tc>
      </w:tr>
      <w:tr w:rsidR="00EE48AA" w:rsidRPr="00CB44C2" w14:paraId="11299A15"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33C94F95"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 xml:space="preserve">Urban </w:t>
            </w:r>
            <w:proofErr w:type="spellStart"/>
            <w:r w:rsidRPr="00EE48AA">
              <w:rPr>
                <w:rFonts w:ascii="Cambria" w:hAnsi="Cambria" w:cs="Calibri"/>
                <w:color w:val="000000"/>
                <w:szCs w:val="20"/>
              </w:rPr>
              <w:t>Plng</w:t>
            </w:r>
            <w:proofErr w:type="spellEnd"/>
            <w:r w:rsidRPr="00EE48AA">
              <w:rPr>
                <w:rFonts w:ascii="Cambria" w:hAnsi="Cambria" w:cs="Calibri"/>
                <w:color w:val="000000"/>
                <w:szCs w:val="20"/>
              </w:rPr>
              <w:t xml:space="preserve"> &amp; Public Affairs</w:t>
            </w:r>
          </w:p>
        </w:tc>
        <w:tc>
          <w:tcPr>
            <w:tcW w:w="538" w:type="pct"/>
            <w:gridSpan w:val="5"/>
            <w:tcBorders>
              <w:top w:val="nil"/>
              <w:left w:val="nil"/>
              <w:bottom w:val="nil"/>
              <w:right w:val="nil"/>
            </w:tcBorders>
            <w:shd w:val="clear" w:color="auto" w:fill="auto"/>
            <w:noWrap/>
            <w:vAlign w:val="bottom"/>
            <w:hideMark/>
          </w:tcPr>
          <w:p w14:paraId="4CFECE4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1,353,116 </w:t>
            </w:r>
          </w:p>
        </w:tc>
        <w:tc>
          <w:tcPr>
            <w:tcW w:w="579" w:type="pct"/>
            <w:gridSpan w:val="7"/>
            <w:tcBorders>
              <w:top w:val="nil"/>
              <w:left w:val="nil"/>
              <w:bottom w:val="nil"/>
              <w:right w:val="nil"/>
            </w:tcBorders>
            <w:shd w:val="clear" w:color="auto" w:fill="auto"/>
            <w:vAlign w:val="bottom"/>
            <w:hideMark/>
          </w:tcPr>
          <w:p w14:paraId="663D9BF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878,838 </w:t>
            </w:r>
          </w:p>
        </w:tc>
        <w:tc>
          <w:tcPr>
            <w:tcW w:w="470" w:type="pct"/>
            <w:gridSpan w:val="2"/>
            <w:tcBorders>
              <w:top w:val="nil"/>
              <w:left w:val="nil"/>
              <w:bottom w:val="nil"/>
              <w:right w:val="nil"/>
            </w:tcBorders>
            <w:shd w:val="clear" w:color="000000" w:fill="DDEBF7"/>
            <w:vAlign w:val="bottom"/>
            <w:hideMark/>
          </w:tcPr>
          <w:p w14:paraId="649548D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118,569 </w:t>
            </w:r>
          </w:p>
        </w:tc>
        <w:tc>
          <w:tcPr>
            <w:tcW w:w="500" w:type="pct"/>
            <w:gridSpan w:val="3"/>
            <w:tcBorders>
              <w:top w:val="nil"/>
              <w:left w:val="nil"/>
              <w:bottom w:val="nil"/>
              <w:right w:val="nil"/>
            </w:tcBorders>
            <w:shd w:val="clear" w:color="auto" w:fill="auto"/>
            <w:vAlign w:val="bottom"/>
            <w:hideMark/>
          </w:tcPr>
          <w:p w14:paraId="4E175DF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118,569 </w:t>
            </w:r>
          </w:p>
        </w:tc>
        <w:tc>
          <w:tcPr>
            <w:tcW w:w="476" w:type="pct"/>
            <w:gridSpan w:val="4"/>
            <w:tcBorders>
              <w:top w:val="nil"/>
              <w:left w:val="nil"/>
              <w:bottom w:val="nil"/>
              <w:right w:val="nil"/>
            </w:tcBorders>
            <w:shd w:val="clear" w:color="auto" w:fill="auto"/>
            <w:vAlign w:val="bottom"/>
            <w:hideMark/>
          </w:tcPr>
          <w:p w14:paraId="717C464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118,569 </w:t>
            </w:r>
          </w:p>
        </w:tc>
        <w:tc>
          <w:tcPr>
            <w:tcW w:w="542" w:type="pct"/>
            <w:gridSpan w:val="4"/>
            <w:tcBorders>
              <w:top w:val="nil"/>
              <w:left w:val="nil"/>
              <w:bottom w:val="nil"/>
              <w:right w:val="nil"/>
            </w:tcBorders>
            <w:shd w:val="clear" w:color="auto" w:fill="auto"/>
            <w:vAlign w:val="bottom"/>
            <w:hideMark/>
          </w:tcPr>
          <w:p w14:paraId="47A146E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118,569 </w:t>
            </w:r>
          </w:p>
        </w:tc>
      </w:tr>
      <w:tr w:rsidR="00EE48AA" w:rsidRPr="00CB44C2" w14:paraId="532F53A0"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0408D7C6"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Library</w:t>
            </w:r>
          </w:p>
        </w:tc>
        <w:tc>
          <w:tcPr>
            <w:tcW w:w="538" w:type="pct"/>
            <w:gridSpan w:val="5"/>
            <w:tcBorders>
              <w:top w:val="nil"/>
              <w:left w:val="nil"/>
              <w:bottom w:val="nil"/>
              <w:right w:val="nil"/>
            </w:tcBorders>
            <w:shd w:val="clear" w:color="auto" w:fill="auto"/>
            <w:noWrap/>
            <w:vAlign w:val="bottom"/>
            <w:hideMark/>
          </w:tcPr>
          <w:p w14:paraId="624A669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344,551 </w:t>
            </w:r>
          </w:p>
        </w:tc>
        <w:tc>
          <w:tcPr>
            <w:tcW w:w="579" w:type="pct"/>
            <w:gridSpan w:val="7"/>
            <w:tcBorders>
              <w:top w:val="nil"/>
              <w:left w:val="nil"/>
              <w:bottom w:val="nil"/>
              <w:right w:val="nil"/>
            </w:tcBorders>
            <w:shd w:val="clear" w:color="auto" w:fill="auto"/>
            <w:vAlign w:val="bottom"/>
            <w:hideMark/>
          </w:tcPr>
          <w:p w14:paraId="5B4FDB9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344,551 </w:t>
            </w:r>
          </w:p>
        </w:tc>
        <w:tc>
          <w:tcPr>
            <w:tcW w:w="470" w:type="pct"/>
            <w:gridSpan w:val="2"/>
            <w:tcBorders>
              <w:top w:val="nil"/>
              <w:left w:val="nil"/>
              <w:bottom w:val="nil"/>
              <w:right w:val="nil"/>
            </w:tcBorders>
            <w:shd w:val="clear" w:color="000000" w:fill="DDEBF7"/>
            <w:vAlign w:val="bottom"/>
            <w:hideMark/>
          </w:tcPr>
          <w:p w14:paraId="21A83D6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500" w:type="pct"/>
            <w:gridSpan w:val="3"/>
            <w:tcBorders>
              <w:top w:val="nil"/>
              <w:left w:val="nil"/>
              <w:bottom w:val="nil"/>
              <w:right w:val="nil"/>
            </w:tcBorders>
            <w:shd w:val="clear" w:color="auto" w:fill="auto"/>
            <w:vAlign w:val="bottom"/>
            <w:hideMark/>
          </w:tcPr>
          <w:p w14:paraId="4E482A1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476" w:type="pct"/>
            <w:gridSpan w:val="4"/>
            <w:tcBorders>
              <w:top w:val="nil"/>
              <w:left w:val="nil"/>
              <w:bottom w:val="nil"/>
              <w:right w:val="nil"/>
            </w:tcBorders>
            <w:shd w:val="clear" w:color="auto" w:fill="auto"/>
            <w:vAlign w:val="bottom"/>
            <w:hideMark/>
          </w:tcPr>
          <w:p w14:paraId="4183FC3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542" w:type="pct"/>
            <w:gridSpan w:val="4"/>
            <w:tcBorders>
              <w:top w:val="nil"/>
              <w:left w:val="nil"/>
              <w:bottom w:val="nil"/>
              <w:right w:val="nil"/>
            </w:tcBorders>
            <w:shd w:val="clear" w:color="auto" w:fill="auto"/>
            <w:vAlign w:val="bottom"/>
            <w:hideMark/>
          </w:tcPr>
          <w:p w14:paraId="7F6EA7F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r>
      <w:tr w:rsidR="00EE48AA" w:rsidRPr="00CB44C2" w14:paraId="4B0A8F2C"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59A7FC50"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Graduate College</w:t>
            </w:r>
          </w:p>
        </w:tc>
        <w:tc>
          <w:tcPr>
            <w:tcW w:w="538" w:type="pct"/>
            <w:gridSpan w:val="5"/>
            <w:tcBorders>
              <w:top w:val="nil"/>
              <w:left w:val="nil"/>
              <w:bottom w:val="nil"/>
              <w:right w:val="nil"/>
            </w:tcBorders>
            <w:shd w:val="clear" w:color="auto" w:fill="auto"/>
            <w:noWrap/>
            <w:vAlign w:val="bottom"/>
            <w:hideMark/>
          </w:tcPr>
          <w:p w14:paraId="1C87651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676,504 </w:t>
            </w:r>
          </w:p>
        </w:tc>
        <w:tc>
          <w:tcPr>
            <w:tcW w:w="579" w:type="pct"/>
            <w:gridSpan w:val="7"/>
            <w:tcBorders>
              <w:top w:val="nil"/>
              <w:left w:val="nil"/>
              <w:bottom w:val="nil"/>
              <w:right w:val="nil"/>
            </w:tcBorders>
            <w:shd w:val="clear" w:color="auto" w:fill="auto"/>
            <w:vAlign w:val="bottom"/>
            <w:hideMark/>
          </w:tcPr>
          <w:p w14:paraId="113D65D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439,384 </w:t>
            </w:r>
          </w:p>
        </w:tc>
        <w:tc>
          <w:tcPr>
            <w:tcW w:w="470" w:type="pct"/>
            <w:gridSpan w:val="2"/>
            <w:tcBorders>
              <w:top w:val="nil"/>
              <w:left w:val="nil"/>
              <w:bottom w:val="nil"/>
              <w:right w:val="nil"/>
            </w:tcBorders>
            <w:shd w:val="clear" w:color="000000" w:fill="DDEBF7"/>
            <w:vAlign w:val="bottom"/>
            <w:hideMark/>
          </w:tcPr>
          <w:p w14:paraId="7B78BE1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59,280 </w:t>
            </w:r>
          </w:p>
        </w:tc>
        <w:tc>
          <w:tcPr>
            <w:tcW w:w="500" w:type="pct"/>
            <w:gridSpan w:val="3"/>
            <w:tcBorders>
              <w:top w:val="nil"/>
              <w:left w:val="nil"/>
              <w:bottom w:val="nil"/>
              <w:right w:val="nil"/>
            </w:tcBorders>
            <w:shd w:val="clear" w:color="auto" w:fill="auto"/>
            <w:vAlign w:val="bottom"/>
            <w:hideMark/>
          </w:tcPr>
          <w:p w14:paraId="6220B7F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59,280 </w:t>
            </w:r>
          </w:p>
        </w:tc>
        <w:tc>
          <w:tcPr>
            <w:tcW w:w="476" w:type="pct"/>
            <w:gridSpan w:val="4"/>
            <w:tcBorders>
              <w:top w:val="nil"/>
              <w:left w:val="nil"/>
              <w:bottom w:val="nil"/>
              <w:right w:val="nil"/>
            </w:tcBorders>
            <w:shd w:val="clear" w:color="auto" w:fill="auto"/>
            <w:vAlign w:val="bottom"/>
            <w:hideMark/>
          </w:tcPr>
          <w:p w14:paraId="1C3F641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59,280 </w:t>
            </w:r>
          </w:p>
        </w:tc>
        <w:tc>
          <w:tcPr>
            <w:tcW w:w="542" w:type="pct"/>
            <w:gridSpan w:val="4"/>
            <w:tcBorders>
              <w:top w:val="nil"/>
              <w:left w:val="nil"/>
              <w:bottom w:val="nil"/>
              <w:right w:val="nil"/>
            </w:tcBorders>
            <w:shd w:val="clear" w:color="auto" w:fill="auto"/>
            <w:vAlign w:val="bottom"/>
            <w:hideMark/>
          </w:tcPr>
          <w:p w14:paraId="46EE9D0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59,280 </w:t>
            </w:r>
          </w:p>
        </w:tc>
      </w:tr>
      <w:tr w:rsidR="00EE48AA" w:rsidRPr="00CB44C2" w14:paraId="076DAF8E"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6F237A53"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Provost</w:t>
            </w:r>
          </w:p>
        </w:tc>
        <w:tc>
          <w:tcPr>
            <w:tcW w:w="538" w:type="pct"/>
            <w:gridSpan w:val="5"/>
            <w:tcBorders>
              <w:top w:val="nil"/>
              <w:left w:val="nil"/>
              <w:bottom w:val="nil"/>
              <w:right w:val="nil"/>
            </w:tcBorders>
            <w:shd w:val="clear" w:color="auto" w:fill="auto"/>
            <w:noWrap/>
            <w:vAlign w:val="bottom"/>
            <w:hideMark/>
          </w:tcPr>
          <w:p w14:paraId="3F18BF3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170,538 </w:t>
            </w:r>
          </w:p>
        </w:tc>
        <w:tc>
          <w:tcPr>
            <w:tcW w:w="579" w:type="pct"/>
            <w:gridSpan w:val="7"/>
            <w:tcBorders>
              <w:top w:val="nil"/>
              <w:left w:val="nil"/>
              <w:bottom w:val="nil"/>
              <w:right w:val="nil"/>
            </w:tcBorders>
            <w:shd w:val="clear" w:color="auto" w:fill="auto"/>
            <w:vAlign w:val="bottom"/>
            <w:hideMark/>
          </w:tcPr>
          <w:p w14:paraId="336C343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110,764 </w:t>
            </w:r>
          </w:p>
        </w:tc>
        <w:tc>
          <w:tcPr>
            <w:tcW w:w="470" w:type="pct"/>
            <w:gridSpan w:val="2"/>
            <w:tcBorders>
              <w:top w:val="nil"/>
              <w:left w:val="nil"/>
              <w:bottom w:val="nil"/>
              <w:right w:val="nil"/>
            </w:tcBorders>
            <w:shd w:val="clear" w:color="000000" w:fill="DDEBF7"/>
            <w:vAlign w:val="bottom"/>
            <w:hideMark/>
          </w:tcPr>
          <w:p w14:paraId="591CD5C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14,944 </w:t>
            </w:r>
          </w:p>
        </w:tc>
        <w:tc>
          <w:tcPr>
            <w:tcW w:w="500" w:type="pct"/>
            <w:gridSpan w:val="3"/>
            <w:tcBorders>
              <w:top w:val="nil"/>
              <w:left w:val="nil"/>
              <w:bottom w:val="nil"/>
              <w:right w:val="nil"/>
            </w:tcBorders>
            <w:shd w:val="clear" w:color="auto" w:fill="auto"/>
            <w:vAlign w:val="bottom"/>
            <w:hideMark/>
          </w:tcPr>
          <w:p w14:paraId="424260C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14,944 </w:t>
            </w:r>
          </w:p>
        </w:tc>
        <w:tc>
          <w:tcPr>
            <w:tcW w:w="476" w:type="pct"/>
            <w:gridSpan w:val="4"/>
            <w:tcBorders>
              <w:top w:val="nil"/>
              <w:left w:val="nil"/>
              <w:bottom w:val="nil"/>
              <w:right w:val="nil"/>
            </w:tcBorders>
            <w:shd w:val="clear" w:color="auto" w:fill="auto"/>
            <w:vAlign w:val="bottom"/>
            <w:hideMark/>
          </w:tcPr>
          <w:p w14:paraId="078692B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14,944 </w:t>
            </w:r>
          </w:p>
        </w:tc>
        <w:tc>
          <w:tcPr>
            <w:tcW w:w="542" w:type="pct"/>
            <w:gridSpan w:val="4"/>
            <w:tcBorders>
              <w:top w:val="nil"/>
              <w:left w:val="nil"/>
              <w:bottom w:val="nil"/>
              <w:right w:val="nil"/>
            </w:tcBorders>
            <w:shd w:val="clear" w:color="auto" w:fill="auto"/>
            <w:vAlign w:val="bottom"/>
            <w:hideMark/>
          </w:tcPr>
          <w:p w14:paraId="50B6948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14,944 </w:t>
            </w:r>
          </w:p>
        </w:tc>
      </w:tr>
      <w:tr w:rsidR="00EE48AA" w:rsidRPr="00CB44C2" w14:paraId="5CB79D56"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15F49542"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Office of Diversity</w:t>
            </w:r>
          </w:p>
        </w:tc>
        <w:tc>
          <w:tcPr>
            <w:tcW w:w="538" w:type="pct"/>
            <w:gridSpan w:val="5"/>
            <w:tcBorders>
              <w:top w:val="nil"/>
              <w:left w:val="nil"/>
              <w:bottom w:val="nil"/>
              <w:right w:val="nil"/>
            </w:tcBorders>
            <w:shd w:val="clear" w:color="auto" w:fill="auto"/>
            <w:noWrap/>
            <w:vAlign w:val="bottom"/>
            <w:hideMark/>
          </w:tcPr>
          <w:p w14:paraId="630EC11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563,538 </w:t>
            </w:r>
          </w:p>
        </w:tc>
        <w:tc>
          <w:tcPr>
            <w:tcW w:w="579" w:type="pct"/>
            <w:gridSpan w:val="7"/>
            <w:tcBorders>
              <w:top w:val="nil"/>
              <w:left w:val="nil"/>
              <w:bottom w:val="nil"/>
              <w:right w:val="nil"/>
            </w:tcBorders>
            <w:shd w:val="clear" w:color="auto" w:fill="auto"/>
            <w:vAlign w:val="bottom"/>
            <w:hideMark/>
          </w:tcPr>
          <w:p w14:paraId="48119CF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366,013 </w:t>
            </w:r>
          </w:p>
        </w:tc>
        <w:tc>
          <w:tcPr>
            <w:tcW w:w="470" w:type="pct"/>
            <w:gridSpan w:val="2"/>
            <w:tcBorders>
              <w:top w:val="nil"/>
              <w:left w:val="nil"/>
              <w:bottom w:val="nil"/>
              <w:right w:val="nil"/>
            </w:tcBorders>
            <w:shd w:val="clear" w:color="000000" w:fill="DDEBF7"/>
            <w:vAlign w:val="bottom"/>
            <w:hideMark/>
          </w:tcPr>
          <w:p w14:paraId="66BE956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49,381 </w:t>
            </w:r>
          </w:p>
        </w:tc>
        <w:tc>
          <w:tcPr>
            <w:tcW w:w="500" w:type="pct"/>
            <w:gridSpan w:val="3"/>
            <w:tcBorders>
              <w:top w:val="nil"/>
              <w:left w:val="nil"/>
              <w:bottom w:val="nil"/>
              <w:right w:val="nil"/>
            </w:tcBorders>
            <w:shd w:val="clear" w:color="auto" w:fill="auto"/>
            <w:vAlign w:val="bottom"/>
            <w:hideMark/>
          </w:tcPr>
          <w:p w14:paraId="38757D2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49,381 </w:t>
            </w:r>
          </w:p>
        </w:tc>
        <w:tc>
          <w:tcPr>
            <w:tcW w:w="476" w:type="pct"/>
            <w:gridSpan w:val="4"/>
            <w:tcBorders>
              <w:top w:val="nil"/>
              <w:left w:val="nil"/>
              <w:bottom w:val="nil"/>
              <w:right w:val="nil"/>
            </w:tcBorders>
            <w:shd w:val="clear" w:color="auto" w:fill="auto"/>
            <w:vAlign w:val="bottom"/>
            <w:hideMark/>
          </w:tcPr>
          <w:p w14:paraId="0E5050D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49,381 </w:t>
            </w:r>
          </w:p>
        </w:tc>
        <w:tc>
          <w:tcPr>
            <w:tcW w:w="542" w:type="pct"/>
            <w:gridSpan w:val="4"/>
            <w:tcBorders>
              <w:top w:val="nil"/>
              <w:left w:val="nil"/>
              <w:bottom w:val="nil"/>
              <w:right w:val="nil"/>
            </w:tcBorders>
            <w:shd w:val="clear" w:color="auto" w:fill="auto"/>
            <w:vAlign w:val="bottom"/>
            <w:hideMark/>
          </w:tcPr>
          <w:p w14:paraId="3A39F6A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49,381 </w:t>
            </w:r>
          </w:p>
        </w:tc>
      </w:tr>
      <w:tr w:rsidR="00EE48AA" w:rsidRPr="00CB44C2" w14:paraId="774AED0D"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0B1BC915"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VP-Faculty Affairs</w:t>
            </w:r>
          </w:p>
        </w:tc>
        <w:tc>
          <w:tcPr>
            <w:tcW w:w="538" w:type="pct"/>
            <w:gridSpan w:val="5"/>
            <w:tcBorders>
              <w:top w:val="nil"/>
              <w:left w:val="nil"/>
              <w:bottom w:val="nil"/>
              <w:right w:val="nil"/>
            </w:tcBorders>
            <w:shd w:val="clear" w:color="auto" w:fill="auto"/>
            <w:noWrap/>
            <w:vAlign w:val="bottom"/>
            <w:hideMark/>
          </w:tcPr>
          <w:p w14:paraId="43FDE02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68,262 </w:t>
            </w:r>
          </w:p>
        </w:tc>
        <w:tc>
          <w:tcPr>
            <w:tcW w:w="579" w:type="pct"/>
            <w:gridSpan w:val="7"/>
            <w:tcBorders>
              <w:top w:val="nil"/>
              <w:left w:val="nil"/>
              <w:bottom w:val="nil"/>
              <w:right w:val="nil"/>
            </w:tcBorders>
            <w:shd w:val="clear" w:color="auto" w:fill="auto"/>
            <w:vAlign w:val="bottom"/>
            <w:hideMark/>
          </w:tcPr>
          <w:p w14:paraId="7D8C1FF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44,336 </w:t>
            </w:r>
          </w:p>
        </w:tc>
        <w:tc>
          <w:tcPr>
            <w:tcW w:w="470" w:type="pct"/>
            <w:gridSpan w:val="2"/>
            <w:tcBorders>
              <w:top w:val="nil"/>
              <w:left w:val="nil"/>
              <w:bottom w:val="nil"/>
              <w:right w:val="nil"/>
            </w:tcBorders>
            <w:shd w:val="clear" w:color="000000" w:fill="DDEBF7"/>
            <w:vAlign w:val="bottom"/>
            <w:hideMark/>
          </w:tcPr>
          <w:p w14:paraId="03B40A2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5,981 </w:t>
            </w:r>
          </w:p>
        </w:tc>
        <w:tc>
          <w:tcPr>
            <w:tcW w:w="500" w:type="pct"/>
            <w:gridSpan w:val="3"/>
            <w:tcBorders>
              <w:top w:val="nil"/>
              <w:left w:val="nil"/>
              <w:bottom w:val="nil"/>
              <w:right w:val="nil"/>
            </w:tcBorders>
            <w:shd w:val="clear" w:color="auto" w:fill="auto"/>
            <w:vAlign w:val="bottom"/>
            <w:hideMark/>
          </w:tcPr>
          <w:p w14:paraId="2CF51F9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5,981 </w:t>
            </w:r>
          </w:p>
        </w:tc>
        <w:tc>
          <w:tcPr>
            <w:tcW w:w="476" w:type="pct"/>
            <w:gridSpan w:val="4"/>
            <w:tcBorders>
              <w:top w:val="nil"/>
              <w:left w:val="nil"/>
              <w:bottom w:val="nil"/>
              <w:right w:val="nil"/>
            </w:tcBorders>
            <w:shd w:val="clear" w:color="auto" w:fill="auto"/>
            <w:vAlign w:val="bottom"/>
            <w:hideMark/>
          </w:tcPr>
          <w:p w14:paraId="52CA36B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5,981 </w:t>
            </w:r>
          </w:p>
        </w:tc>
        <w:tc>
          <w:tcPr>
            <w:tcW w:w="542" w:type="pct"/>
            <w:gridSpan w:val="4"/>
            <w:tcBorders>
              <w:top w:val="nil"/>
              <w:left w:val="nil"/>
              <w:bottom w:val="nil"/>
              <w:right w:val="nil"/>
            </w:tcBorders>
            <w:shd w:val="clear" w:color="auto" w:fill="auto"/>
            <w:vAlign w:val="bottom"/>
            <w:hideMark/>
          </w:tcPr>
          <w:p w14:paraId="32A1767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5,981 </w:t>
            </w:r>
          </w:p>
        </w:tc>
      </w:tr>
      <w:tr w:rsidR="00EE48AA" w:rsidRPr="00CB44C2" w14:paraId="61F3D26F"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1074F78C" w14:textId="277AA49B" w:rsidR="00CB44C2" w:rsidRPr="00EE48AA" w:rsidRDefault="00CB44C2" w:rsidP="00EE48AA">
            <w:pPr>
              <w:rPr>
                <w:rFonts w:ascii="Cambria" w:hAnsi="Cambria" w:cs="Calibri"/>
                <w:color w:val="000000"/>
                <w:szCs w:val="20"/>
              </w:rPr>
            </w:pPr>
            <w:r w:rsidRPr="00EE48AA">
              <w:rPr>
                <w:rFonts w:ascii="Cambria" w:hAnsi="Cambria" w:cs="Calibri"/>
                <w:color w:val="000000"/>
                <w:szCs w:val="20"/>
              </w:rPr>
              <w:t>VP</w:t>
            </w:r>
            <w:r w:rsidR="00EE48AA">
              <w:rPr>
                <w:rFonts w:ascii="Cambria" w:hAnsi="Cambria" w:cs="Calibri"/>
                <w:color w:val="000000"/>
                <w:szCs w:val="20"/>
              </w:rPr>
              <w:t>UAAP</w:t>
            </w:r>
          </w:p>
        </w:tc>
        <w:tc>
          <w:tcPr>
            <w:tcW w:w="538" w:type="pct"/>
            <w:gridSpan w:val="5"/>
            <w:tcBorders>
              <w:top w:val="nil"/>
              <w:left w:val="nil"/>
              <w:bottom w:val="nil"/>
              <w:right w:val="nil"/>
            </w:tcBorders>
            <w:shd w:val="clear" w:color="auto" w:fill="auto"/>
            <w:noWrap/>
            <w:vAlign w:val="bottom"/>
            <w:hideMark/>
          </w:tcPr>
          <w:p w14:paraId="7249780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323,654 </w:t>
            </w:r>
          </w:p>
        </w:tc>
        <w:tc>
          <w:tcPr>
            <w:tcW w:w="579" w:type="pct"/>
            <w:gridSpan w:val="7"/>
            <w:tcBorders>
              <w:top w:val="nil"/>
              <w:left w:val="nil"/>
              <w:bottom w:val="nil"/>
              <w:right w:val="nil"/>
            </w:tcBorders>
            <w:shd w:val="clear" w:color="auto" w:fill="auto"/>
            <w:vAlign w:val="bottom"/>
            <w:hideMark/>
          </w:tcPr>
          <w:p w14:paraId="078E409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185,304 </w:t>
            </w:r>
          </w:p>
        </w:tc>
        <w:tc>
          <w:tcPr>
            <w:tcW w:w="470" w:type="pct"/>
            <w:gridSpan w:val="2"/>
            <w:tcBorders>
              <w:top w:val="nil"/>
              <w:left w:val="nil"/>
              <w:bottom w:val="nil"/>
              <w:right w:val="nil"/>
            </w:tcBorders>
            <w:shd w:val="clear" w:color="000000" w:fill="DDEBF7"/>
            <w:vAlign w:val="bottom"/>
            <w:hideMark/>
          </w:tcPr>
          <w:p w14:paraId="774FD21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34,588 </w:t>
            </w:r>
          </w:p>
        </w:tc>
        <w:tc>
          <w:tcPr>
            <w:tcW w:w="500" w:type="pct"/>
            <w:gridSpan w:val="3"/>
            <w:tcBorders>
              <w:top w:val="nil"/>
              <w:left w:val="nil"/>
              <w:bottom w:val="nil"/>
              <w:right w:val="nil"/>
            </w:tcBorders>
            <w:shd w:val="clear" w:color="auto" w:fill="auto"/>
            <w:vAlign w:val="bottom"/>
            <w:hideMark/>
          </w:tcPr>
          <w:p w14:paraId="4C3CA1C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34,588 </w:t>
            </w:r>
          </w:p>
        </w:tc>
        <w:tc>
          <w:tcPr>
            <w:tcW w:w="476" w:type="pct"/>
            <w:gridSpan w:val="4"/>
            <w:tcBorders>
              <w:top w:val="nil"/>
              <w:left w:val="nil"/>
              <w:bottom w:val="nil"/>
              <w:right w:val="nil"/>
            </w:tcBorders>
            <w:shd w:val="clear" w:color="auto" w:fill="auto"/>
            <w:vAlign w:val="bottom"/>
            <w:hideMark/>
          </w:tcPr>
          <w:p w14:paraId="4D16A02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34,588 </w:t>
            </w:r>
          </w:p>
        </w:tc>
        <w:tc>
          <w:tcPr>
            <w:tcW w:w="542" w:type="pct"/>
            <w:gridSpan w:val="4"/>
            <w:tcBorders>
              <w:top w:val="nil"/>
              <w:left w:val="nil"/>
              <w:bottom w:val="nil"/>
              <w:right w:val="nil"/>
            </w:tcBorders>
            <w:shd w:val="clear" w:color="auto" w:fill="auto"/>
            <w:vAlign w:val="bottom"/>
            <w:hideMark/>
          </w:tcPr>
          <w:p w14:paraId="780B3B6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34,588 </w:t>
            </w:r>
          </w:p>
        </w:tc>
      </w:tr>
      <w:tr w:rsidR="00EE48AA" w:rsidRPr="00CB44C2" w14:paraId="186764DA"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61DCE6AE" w14:textId="60354142" w:rsidR="00CB44C2" w:rsidRPr="00EE48AA" w:rsidRDefault="00CB44C2" w:rsidP="00EE48AA">
            <w:pPr>
              <w:rPr>
                <w:rFonts w:ascii="Cambria" w:hAnsi="Cambria" w:cs="Calibri"/>
                <w:color w:val="000000"/>
                <w:szCs w:val="20"/>
              </w:rPr>
            </w:pPr>
            <w:r w:rsidRPr="00EE48AA">
              <w:rPr>
                <w:rFonts w:ascii="Cambria" w:hAnsi="Cambria" w:cs="Calibri"/>
                <w:color w:val="000000"/>
                <w:szCs w:val="20"/>
              </w:rPr>
              <w:t>VP</w:t>
            </w:r>
            <w:r w:rsidR="00EE48AA">
              <w:rPr>
                <w:rFonts w:ascii="Cambria" w:hAnsi="Cambria" w:cs="Calibri"/>
                <w:color w:val="000000"/>
                <w:szCs w:val="20"/>
              </w:rPr>
              <w:t>GE</w:t>
            </w:r>
          </w:p>
        </w:tc>
        <w:tc>
          <w:tcPr>
            <w:tcW w:w="538" w:type="pct"/>
            <w:gridSpan w:val="5"/>
            <w:tcBorders>
              <w:top w:val="nil"/>
              <w:left w:val="nil"/>
              <w:bottom w:val="nil"/>
              <w:right w:val="nil"/>
            </w:tcBorders>
            <w:shd w:val="clear" w:color="auto" w:fill="auto"/>
            <w:noWrap/>
            <w:vAlign w:val="bottom"/>
            <w:hideMark/>
          </w:tcPr>
          <w:p w14:paraId="728A92C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35,891 </w:t>
            </w:r>
          </w:p>
        </w:tc>
        <w:tc>
          <w:tcPr>
            <w:tcW w:w="579" w:type="pct"/>
            <w:gridSpan w:val="7"/>
            <w:tcBorders>
              <w:top w:val="nil"/>
              <w:left w:val="nil"/>
              <w:bottom w:val="nil"/>
              <w:right w:val="nil"/>
            </w:tcBorders>
            <w:shd w:val="clear" w:color="auto" w:fill="auto"/>
            <w:vAlign w:val="bottom"/>
            <w:hideMark/>
          </w:tcPr>
          <w:p w14:paraId="492EAA6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25,180 </w:t>
            </w:r>
          </w:p>
        </w:tc>
        <w:tc>
          <w:tcPr>
            <w:tcW w:w="470" w:type="pct"/>
            <w:gridSpan w:val="2"/>
            <w:tcBorders>
              <w:top w:val="nil"/>
              <w:left w:val="nil"/>
              <w:bottom w:val="nil"/>
              <w:right w:val="nil"/>
            </w:tcBorders>
            <w:shd w:val="clear" w:color="000000" w:fill="DDEBF7"/>
            <w:vAlign w:val="bottom"/>
            <w:hideMark/>
          </w:tcPr>
          <w:p w14:paraId="1E4BE28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2,678 </w:t>
            </w:r>
          </w:p>
        </w:tc>
        <w:tc>
          <w:tcPr>
            <w:tcW w:w="500" w:type="pct"/>
            <w:gridSpan w:val="3"/>
            <w:tcBorders>
              <w:top w:val="nil"/>
              <w:left w:val="nil"/>
              <w:bottom w:val="nil"/>
              <w:right w:val="nil"/>
            </w:tcBorders>
            <w:shd w:val="clear" w:color="auto" w:fill="auto"/>
            <w:vAlign w:val="bottom"/>
            <w:hideMark/>
          </w:tcPr>
          <w:p w14:paraId="603CFB0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2,678 </w:t>
            </w:r>
          </w:p>
        </w:tc>
        <w:tc>
          <w:tcPr>
            <w:tcW w:w="476" w:type="pct"/>
            <w:gridSpan w:val="4"/>
            <w:tcBorders>
              <w:top w:val="nil"/>
              <w:left w:val="nil"/>
              <w:bottom w:val="nil"/>
              <w:right w:val="nil"/>
            </w:tcBorders>
            <w:shd w:val="clear" w:color="auto" w:fill="auto"/>
            <w:vAlign w:val="bottom"/>
            <w:hideMark/>
          </w:tcPr>
          <w:p w14:paraId="1E76192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2,678 </w:t>
            </w:r>
          </w:p>
        </w:tc>
        <w:tc>
          <w:tcPr>
            <w:tcW w:w="542" w:type="pct"/>
            <w:gridSpan w:val="4"/>
            <w:tcBorders>
              <w:top w:val="nil"/>
              <w:left w:val="nil"/>
              <w:bottom w:val="nil"/>
              <w:right w:val="nil"/>
            </w:tcBorders>
            <w:shd w:val="clear" w:color="auto" w:fill="auto"/>
            <w:vAlign w:val="bottom"/>
            <w:hideMark/>
          </w:tcPr>
          <w:p w14:paraId="33B0959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2,678 </w:t>
            </w:r>
          </w:p>
        </w:tc>
      </w:tr>
      <w:tr w:rsidR="00EE48AA" w:rsidRPr="00CB44C2" w14:paraId="3B1F1B90" w14:textId="77777777" w:rsidTr="000D6EC2">
        <w:trPr>
          <w:gridAfter w:val="11"/>
          <w:wAfter w:w="1128" w:type="pct"/>
          <w:trHeight w:val="290"/>
        </w:trPr>
        <w:tc>
          <w:tcPr>
            <w:tcW w:w="768" w:type="pct"/>
            <w:tcBorders>
              <w:top w:val="nil"/>
              <w:left w:val="nil"/>
              <w:bottom w:val="nil"/>
              <w:right w:val="nil"/>
            </w:tcBorders>
            <w:shd w:val="clear" w:color="auto" w:fill="auto"/>
            <w:noWrap/>
            <w:vAlign w:val="bottom"/>
            <w:hideMark/>
          </w:tcPr>
          <w:p w14:paraId="5194AC00" w14:textId="5F827294" w:rsidR="00CB44C2" w:rsidRPr="00EE48AA" w:rsidRDefault="00CB44C2" w:rsidP="00EE48AA">
            <w:pPr>
              <w:rPr>
                <w:rFonts w:ascii="Cambria" w:hAnsi="Cambria" w:cs="Calibri"/>
                <w:color w:val="000000"/>
                <w:szCs w:val="20"/>
              </w:rPr>
            </w:pPr>
            <w:r w:rsidRPr="00EE48AA">
              <w:rPr>
                <w:rFonts w:ascii="Cambria" w:hAnsi="Cambria" w:cs="Calibri"/>
                <w:color w:val="000000"/>
                <w:szCs w:val="20"/>
              </w:rPr>
              <w:t>VP</w:t>
            </w:r>
            <w:r w:rsidR="00EE48AA">
              <w:rPr>
                <w:rFonts w:ascii="Cambria" w:hAnsi="Cambria" w:cs="Calibri"/>
                <w:color w:val="000000"/>
                <w:szCs w:val="20"/>
              </w:rPr>
              <w:t>AES</w:t>
            </w:r>
          </w:p>
        </w:tc>
        <w:tc>
          <w:tcPr>
            <w:tcW w:w="538" w:type="pct"/>
            <w:gridSpan w:val="5"/>
            <w:tcBorders>
              <w:top w:val="nil"/>
              <w:left w:val="nil"/>
              <w:bottom w:val="nil"/>
              <w:right w:val="nil"/>
            </w:tcBorders>
            <w:shd w:val="clear" w:color="auto" w:fill="auto"/>
            <w:noWrap/>
            <w:vAlign w:val="bottom"/>
            <w:hideMark/>
          </w:tcPr>
          <w:p w14:paraId="4F976DA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81,249 </w:t>
            </w:r>
          </w:p>
        </w:tc>
        <w:tc>
          <w:tcPr>
            <w:tcW w:w="579" w:type="pct"/>
            <w:gridSpan w:val="7"/>
            <w:tcBorders>
              <w:top w:val="nil"/>
              <w:left w:val="nil"/>
              <w:bottom w:val="nil"/>
              <w:right w:val="nil"/>
            </w:tcBorders>
            <w:shd w:val="clear" w:color="auto" w:fill="auto"/>
            <w:vAlign w:val="bottom"/>
            <w:hideMark/>
          </w:tcPr>
          <w:p w14:paraId="7F5701A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52,771 </w:t>
            </w:r>
          </w:p>
        </w:tc>
        <w:tc>
          <w:tcPr>
            <w:tcW w:w="470" w:type="pct"/>
            <w:gridSpan w:val="2"/>
            <w:tcBorders>
              <w:top w:val="nil"/>
              <w:left w:val="nil"/>
              <w:bottom w:val="nil"/>
              <w:right w:val="nil"/>
            </w:tcBorders>
            <w:shd w:val="clear" w:color="000000" w:fill="DDEBF7"/>
            <w:vAlign w:val="bottom"/>
            <w:hideMark/>
          </w:tcPr>
          <w:p w14:paraId="47E736E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7,119 </w:t>
            </w:r>
          </w:p>
        </w:tc>
        <w:tc>
          <w:tcPr>
            <w:tcW w:w="500" w:type="pct"/>
            <w:gridSpan w:val="3"/>
            <w:tcBorders>
              <w:top w:val="nil"/>
              <w:left w:val="nil"/>
              <w:bottom w:val="nil"/>
              <w:right w:val="nil"/>
            </w:tcBorders>
            <w:shd w:val="clear" w:color="auto" w:fill="auto"/>
            <w:vAlign w:val="bottom"/>
            <w:hideMark/>
          </w:tcPr>
          <w:p w14:paraId="0C32815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7,119 </w:t>
            </w:r>
          </w:p>
        </w:tc>
        <w:tc>
          <w:tcPr>
            <w:tcW w:w="476" w:type="pct"/>
            <w:gridSpan w:val="4"/>
            <w:tcBorders>
              <w:top w:val="nil"/>
              <w:left w:val="nil"/>
              <w:bottom w:val="nil"/>
              <w:right w:val="nil"/>
            </w:tcBorders>
            <w:shd w:val="clear" w:color="auto" w:fill="auto"/>
            <w:vAlign w:val="bottom"/>
            <w:hideMark/>
          </w:tcPr>
          <w:p w14:paraId="08994B7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7,119 </w:t>
            </w:r>
          </w:p>
        </w:tc>
        <w:tc>
          <w:tcPr>
            <w:tcW w:w="542" w:type="pct"/>
            <w:gridSpan w:val="4"/>
            <w:tcBorders>
              <w:top w:val="nil"/>
              <w:left w:val="nil"/>
              <w:bottom w:val="nil"/>
              <w:right w:val="nil"/>
            </w:tcBorders>
            <w:shd w:val="clear" w:color="auto" w:fill="auto"/>
            <w:vAlign w:val="bottom"/>
            <w:hideMark/>
          </w:tcPr>
          <w:p w14:paraId="7BEFD72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7,119 </w:t>
            </w:r>
          </w:p>
        </w:tc>
      </w:tr>
      <w:tr w:rsidR="00EE48AA" w:rsidRPr="00CB44C2" w14:paraId="30B86210" w14:textId="77777777" w:rsidTr="000D6EC2">
        <w:trPr>
          <w:gridAfter w:val="11"/>
          <w:wAfter w:w="1128" w:type="pct"/>
          <w:trHeight w:val="300"/>
        </w:trPr>
        <w:tc>
          <w:tcPr>
            <w:tcW w:w="768" w:type="pct"/>
            <w:tcBorders>
              <w:top w:val="single" w:sz="4" w:space="0" w:color="auto"/>
              <w:left w:val="nil"/>
              <w:bottom w:val="single" w:sz="8" w:space="0" w:color="auto"/>
              <w:right w:val="nil"/>
            </w:tcBorders>
            <w:shd w:val="clear" w:color="auto" w:fill="auto"/>
            <w:noWrap/>
            <w:vAlign w:val="bottom"/>
            <w:hideMark/>
          </w:tcPr>
          <w:p w14:paraId="337135F6"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Provost Totals</w:t>
            </w:r>
          </w:p>
        </w:tc>
        <w:tc>
          <w:tcPr>
            <w:tcW w:w="538" w:type="pct"/>
            <w:gridSpan w:val="5"/>
            <w:tcBorders>
              <w:top w:val="single" w:sz="4" w:space="0" w:color="auto"/>
              <w:left w:val="nil"/>
              <w:bottom w:val="single" w:sz="8" w:space="0" w:color="auto"/>
              <w:right w:val="nil"/>
            </w:tcBorders>
            <w:shd w:val="clear" w:color="auto" w:fill="auto"/>
            <w:noWrap/>
            <w:vAlign w:val="bottom"/>
            <w:hideMark/>
          </w:tcPr>
          <w:p w14:paraId="192FDF42"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29,405,797 </w:t>
            </w:r>
          </w:p>
        </w:tc>
        <w:tc>
          <w:tcPr>
            <w:tcW w:w="579" w:type="pct"/>
            <w:gridSpan w:val="7"/>
            <w:tcBorders>
              <w:top w:val="single" w:sz="4" w:space="0" w:color="auto"/>
              <w:left w:val="nil"/>
              <w:bottom w:val="single" w:sz="8" w:space="0" w:color="auto"/>
              <w:right w:val="nil"/>
            </w:tcBorders>
            <w:shd w:val="clear" w:color="auto" w:fill="auto"/>
            <w:noWrap/>
            <w:vAlign w:val="bottom"/>
            <w:hideMark/>
          </w:tcPr>
          <w:p w14:paraId="5C94A5FD"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19,196,556 </w:t>
            </w:r>
          </w:p>
        </w:tc>
        <w:tc>
          <w:tcPr>
            <w:tcW w:w="470" w:type="pct"/>
            <w:gridSpan w:val="2"/>
            <w:tcBorders>
              <w:top w:val="single" w:sz="4" w:space="0" w:color="auto"/>
              <w:left w:val="nil"/>
              <w:bottom w:val="single" w:sz="8" w:space="0" w:color="auto"/>
              <w:right w:val="nil"/>
            </w:tcBorders>
            <w:shd w:val="clear" w:color="000000" w:fill="DDEBF7"/>
            <w:noWrap/>
            <w:vAlign w:val="bottom"/>
            <w:hideMark/>
          </w:tcPr>
          <w:p w14:paraId="4DB0D1E5"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2,552,310 </w:t>
            </w:r>
          </w:p>
        </w:tc>
        <w:tc>
          <w:tcPr>
            <w:tcW w:w="500" w:type="pct"/>
            <w:gridSpan w:val="3"/>
            <w:tcBorders>
              <w:top w:val="single" w:sz="4" w:space="0" w:color="auto"/>
              <w:left w:val="nil"/>
              <w:bottom w:val="single" w:sz="8" w:space="0" w:color="auto"/>
              <w:right w:val="nil"/>
            </w:tcBorders>
            <w:shd w:val="clear" w:color="auto" w:fill="auto"/>
            <w:noWrap/>
            <w:vAlign w:val="bottom"/>
            <w:hideMark/>
          </w:tcPr>
          <w:p w14:paraId="1371291E"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2,552,310 </w:t>
            </w:r>
          </w:p>
        </w:tc>
        <w:tc>
          <w:tcPr>
            <w:tcW w:w="476" w:type="pct"/>
            <w:gridSpan w:val="4"/>
            <w:tcBorders>
              <w:top w:val="single" w:sz="4" w:space="0" w:color="auto"/>
              <w:left w:val="nil"/>
              <w:bottom w:val="single" w:sz="8" w:space="0" w:color="auto"/>
              <w:right w:val="nil"/>
            </w:tcBorders>
            <w:shd w:val="clear" w:color="auto" w:fill="auto"/>
            <w:noWrap/>
            <w:vAlign w:val="bottom"/>
            <w:hideMark/>
          </w:tcPr>
          <w:p w14:paraId="77431F17"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2,552,310 </w:t>
            </w:r>
          </w:p>
        </w:tc>
        <w:tc>
          <w:tcPr>
            <w:tcW w:w="542" w:type="pct"/>
            <w:gridSpan w:val="4"/>
            <w:tcBorders>
              <w:top w:val="single" w:sz="4" w:space="0" w:color="auto"/>
              <w:left w:val="nil"/>
              <w:bottom w:val="single" w:sz="8" w:space="0" w:color="auto"/>
              <w:right w:val="nil"/>
            </w:tcBorders>
            <w:shd w:val="clear" w:color="auto" w:fill="auto"/>
            <w:noWrap/>
            <w:vAlign w:val="bottom"/>
            <w:hideMark/>
          </w:tcPr>
          <w:p w14:paraId="650CA239"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2,552,310 </w:t>
            </w:r>
          </w:p>
        </w:tc>
      </w:tr>
      <w:tr w:rsidR="000D6EC2" w:rsidRPr="00CB44C2" w14:paraId="58AA06D8" w14:textId="77777777" w:rsidTr="000D6EC2">
        <w:trPr>
          <w:gridAfter w:val="9"/>
          <w:wAfter w:w="876" w:type="pct"/>
          <w:trHeight w:val="290"/>
        </w:trPr>
        <w:tc>
          <w:tcPr>
            <w:tcW w:w="934" w:type="pct"/>
            <w:gridSpan w:val="4"/>
            <w:tcBorders>
              <w:top w:val="nil"/>
              <w:left w:val="nil"/>
              <w:bottom w:val="nil"/>
              <w:right w:val="nil"/>
            </w:tcBorders>
            <w:shd w:val="clear" w:color="auto" w:fill="auto"/>
            <w:noWrap/>
            <w:vAlign w:val="bottom"/>
            <w:hideMark/>
          </w:tcPr>
          <w:p w14:paraId="2C96D53B" w14:textId="77777777" w:rsidR="00CB44C2" w:rsidRPr="00EE48AA" w:rsidRDefault="00CB44C2" w:rsidP="00CB44C2">
            <w:pPr>
              <w:jc w:val="center"/>
              <w:rPr>
                <w:rFonts w:ascii="Cambria" w:hAnsi="Cambria" w:cs="Calibri"/>
                <w:b/>
                <w:bCs/>
                <w:color w:val="000000"/>
                <w:szCs w:val="20"/>
              </w:rPr>
            </w:pPr>
          </w:p>
        </w:tc>
        <w:tc>
          <w:tcPr>
            <w:tcW w:w="461" w:type="pct"/>
            <w:gridSpan w:val="3"/>
            <w:tcBorders>
              <w:top w:val="nil"/>
              <w:left w:val="nil"/>
              <w:bottom w:val="nil"/>
              <w:right w:val="nil"/>
            </w:tcBorders>
            <w:shd w:val="clear" w:color="auto" w:fill="auto"/>
            <w:noWrap/>
            <w:vAlign w:val="bottom"/>
            <w:hideMark/>
          </w:tcPr>
          <w:p w14:paraId="6176A9DB" w14:textId="77777777" w:rsidR="00CB44C2" w:rsidRDefault="00CB44C2" w:rsidP="00CB44C2">
            <w:pPr>
              <w:rPr>
                <w:rFonts w:ascii="Cambria" w:hAnsi="Cambria" w:cs="Times New Roman"/>
                <w:szCs w:val="20"/>
              </w:rPr>
            </w:pPr>
          </w:p>
          <w:p w14:paraId="63FDC2B9" w14:textId="77777777" w:rsidR="00EE48AA" w:rsidRDefault="00EE48AA" w:rsidP="00CB44C2">
            <w:pPr>
              <w:rPr>
                <w:rFonts w:ascii="Cambria" w:hAnsi="Cambria" w:cs="Times New Roman"/>
                <w:szCs w:val="20"/>
              </w:rPr>
            </w:pPr>
          </w:p>
          <w:p w14:paraId="4357A737" w14:textId="77777777" w:rsidR="00EE48AA" w:rsidRDefault="00EE48AA" w:rsidP="00CB44C2">
            <w:pPr>
              <w:rPr>
                <w:rFonts w:ascii="Cambria" w:hAnsi="Cambria" w:cs="Times New Roman"/>
                <w:szCs w:val="20"/>
              </w:rPr>
            </w:pPr>
          </w:p>
          <w:p w14:paraId="7F5A0308" w14:textId="77777777" w:rsidR="00EE48AA" w:rsidRDefault="00EE48AA" w:rsidP="00CB44C2">
            <w:pPr>
              <w:rPr>
                <w:rFonts w:ascii="Cambria" w:hAnsi="Cambria" w:cs="Times New Roman"/>
                <w:szCs w:val="20"/>
              </w:rPr>
            </w:pPr>
          </w:p>
          <w:p w14:paraId="66A1B556" w14:textId="77777777" w:rsidR="00EE48AA" w:rsidRDefault="00EE48AA" w:rsidP="00CB44C2">
            <w:pPr>
              <w:rPr>
                <w:rFonts w:ascii="Cambria" w:hAnsi="Cambria" w:cs="Times New Roman"/>
                <w:szCs w:val="20"/>
              </w:rPr>
            </w:pPr>
          </w:p>
          <w:p w14:paraId="187CC239" w14:textId="77777777" w:rsidR="00EE48AA" w:rsidRDefault="00EE48AA" w:rsidP="00CB44C2">
            <w:pPr>
              <w:rPr>
                <w:rFonts w:ascii="Cambria" w:hAnsi="Cambria" w:cs="Times New Roman"/>
                <w:szCs w:val="20"/>
              </w:rPr>
            </w:pPr>
          </w:p>
          <w:p w14:paraId="63154333" w14:textId="77777777" w:rsidR="00EE48AA" w:rsidRDefault="00EE48AA" w:rsidP="00CB44C2">
            <w:pPr>
              <w:rPr>
                <w:rFonts w:ascii="Cambria" w:hAnsi="Cambria" w:cs="Times New Roman"/>
                <w:szCs w:val="20"/>
              </w:rPr>
            </w:pPr>
          </w:p>
          <w:p w14:paraId="3A41FCC2" w14:textId="77777777" w:rsidR="00EE48AA" w:rsidRDefault="00EE48AA" w:rsidP="00CB44C2">
            <w:pPr>
              <w:rPr>
                <w:rFonts w:ascii="Cambria" w:hAnsi="Cambria" w:cs="Times New Roman"/>
                <w:szCs w:val="20"/>
              </w:rPr>
            </w:pPr>
          </w:p>
          <w:p w14:paraId="317F14F9" w14:textId="56955746" w:rsidR="00EE48AA" w:rsidRPr="00EE48AA" w:rsidRDefault="00EE48AA" w:rsidP="00CB44C2">
            <w:pPr>
              <w:rPr>
                <w:rFonts w:ascii="Cambria" w:hAnsi="Cambria" w:cs="Times New Roman"/>
                <w:szCs w:val="20"/>
              </w:rPr>
            </w:pPr>
          </w:p>
        </w:tc>
        <w:tc>
          <w:tcPr>
            <w:tcW w:w="601" w:type="pct"/>
            <w:gridSpan w:val="7"/>
            <w:tcBorders>
              <w:top w:val="nil"/>
              <w:left w:val="nil"/>
              <w:bottom w:val="nil"/>
              <w:right w:val="nil"/>
            </w:tcBorders>
            <w:shd w:val="clear" w:color="auto" w:fill="auto"/>
            <w:vAlign w:val="bottom"/>
            <w:hideMark/>
          </w:tcPr>
          <w:p w14:paraId="73545471" w14:textId="77777777" w:rsidR="00CB44C2" w:rsidRPr="00EE48AA" w:rsidRDefault="00CB44C2" w:rsidP="00CB44C2">
            <w:pPr>
              <w:jc w:val="center"/>
              <w:rPr>
                <w:rFonts w:ascii="Cambria" w:hAnsi="Cambria" w:cs="Times New Roman"/>
                <w:szCs w:val="20"/>
              </w:rPr>
            </w:pPr>
          </w:p>
        </w:tc>
        <w:tc>
          <w:tcPr>
            <w:tcW w:w="544" w:type="pct"/>
            <w:gridSpan w:val="3"/>
            <w:tcBorders>
              <w:top w:val="nil"/>
              <w:left w:val="nil"/>
              <w:bottom w:val="nil"/>
              <w:right w:val="nil"/>
            </w:tcBorders>
            <w:shd w:val="clear" w:color="auto" w:fill="auto"/>
            <w:vAlign w:val="bottom"/>
            <w:hideMark/>
          </w:tcPr>
          <w:p w14:paraId="053877E7" w14:textId="77777777" w:rsidR="00CB44C2" w:rsidRPr="00EE48AA" w:rsidRDefault="00CB44C2" w:rsidP="00CB44C2">
            <w:pPr>
              <w:jc w:val="center"/>
              <w:rPr>
                <w:rFonts w:ascii="Cambria" w:hAnsi="Cambria" w:cs="Times New Roman"/>
                <w:szCs w:val="20"/>
              </w:rPr>
            </w:pPr>
          </w:p>
        </w:tc>
        <w:tc>
          <w:tcPr>
            <w:tcW w:w="623" w:type="pct"/>
            <w:gridSpan w:val="4"/>
            <w:tcBorders>
              <w:top w:val="nil"/>
              <w:left w:val="nil"/>
              <w:bottom w:val="nil"/>
              <w:right w:val="nil"/>
            </w:tcBorders>
            <w:shd w:val="clear" w:color="auto" w:fill="auto"/>
            <w:vAlign w:val="bottom"/>
            <w:hideMark/>
          </w:tcPr>
          <w:p w14:paraId="625C8E57" w14:textId="77777777" w:rsidR="00CB44C2" w:rsidRPr="00EE48AA" w:rsidRDefault="00CB44C2" w:rsidP="00CB44C2">
            <w:pPr>
              <w:jc w:val="center"/>
              <w:rPr>
                <w:rFonts w:ascii="Cambria" w:hAnsi="Cambria" w:cs="Times New Roman"/>
                <w:szCs w:val="20"/>
              </w:rPr>
            </w:pPr>
          </w:p>
        </w:tc>
        <w:tc>
          <w:tcPr>
            <w:tcW w:w="459" w:type="pct"/>
            <w:gridSpan w:val="4"/>
            <w:tcBorders>
              <w:top w:val="nil"/>
              <w:left w:val="nil"/>
              <w:bottom w:val="nil"/>
              <w:right w:val="nil"/>
            </w:tcBorders>
            <w:shd w:val="clear" w:color="auto" w:fill="auto"/>
            <w:vAlign w:val="bottom"/>
            <w:hideMark/>
          </w:tcPr>
          <w:p w14:paraId="13CD8D01" w14:textId="77777777" w:rsidR="00CB44C2" w:rsidRPr="00EE48AA" w:rsidRDefault="00CB44C2" w:rsidP="00CB44C2">
            <w:pPr>
              <w:jc w:val="center"/>
              <w:rPr>
                <w:rFonts w:ascii="Cambria" w:hAnsi="Cambria" w:cs="Times New Roman"/>
                <w:szCs w:val="20"/>
              </w:rPr>
            </w:pPr>
          </w:p>
        </w:tc>
        <w:tc>
          <w:tcPr>
            <w:tcW w:w="501" w:type="pct"/>
            <w:gridSpan w:val="3"/>
            <w:tcBorders>
              <w:top w:val="nil"/>
              <w:left w:val="nil"/>
              <w:bottom w:val="nil"/>
              <w:right w:val="nil"/>
            </w:tcBorders>
            <w:shd w:val="clear" w:color="auto" w:fill="auto"/>
            <w:vAlign w:val="bottom"/>
            <w:hideMark/>
          </w:tcPr>
          <w:p w14:paraId="4FA71A55" w14:textId="77777777" w:rsidR="00CB44C2" w:rsidRPr="00EE48AA" w:rsidRDefault="00CB44C2" w:rsidP="00CB44C2">
            <w:pPr>
              <w:jc w:val="center"/>
              <w:rPr>
                <w:rFonts w:ascii="Cambria" w:hAnsi="Cambria" w:cs="Times New Roman"/>
                <w:szCs w:val="20"/>
              </w:rPr>
            </w:pPr>
          </w:p>
        </w:tc>
      </w:tr>
      <w:tr w:rsidR="000D6EC2" w:rsidRPr="00CB44C2" w14:paraId="05817918" w14:textId="77777777" w:rsidTr="000D6EC2">
        <w:trPr>
          <w:gridAfter w:val="9"/>
          <w:wAfter w:w="876" w:type="pct"/>
          <w:trHeight w:val="870"/>
        </w:trPr>
        <w:tc>
          <w:tcPr>
            <w:tcW w:w="934" w:type="pct"/>
            <w:gridSpan w:val="4"/>
            <w:tcBorders>
              <w:top w:val="nil"/>
              <w:left w:val="nil"/>
              <w:bottom w:val="nil"/>
              <w:right w:val="nil"/>
            </w:tcBorders>
            <w:shd w:val="clear" w:color="auto" w:fill="auto"/>
            <w:noWrap/>
            <w:vAlign w:val="bottom"/>
            <w:hideMark/>
          </w:tcPr>
          <w:p w14:paraId="0DD56FC1"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lastRenderedPageBreak/>
              <w:t>College/Unit</w:t>
            </w:r>
          </w:p>
        </w:tc>
        <w:tc>
          <w:tcPr>
            <w:tcW w:w="461" w:type="pct"/>
            <w:gridSpan w:val="3"/>
            <w:tcBorders>
              <w:top w:val="nil"/>
              <w:left w:val="nil"/>
              <w:bottom w:val="nil"/>
              <w:right w:val="nil"/>
            </w:tcBorders>
            <w:shd w:val="clear" w:color="auto" w:fill="auto"/>
            <w:vAlign w:val="bottom"/>
            <w:hideMark/>
          </w:tcPr>
          <w:p w14:paraId="502CE613"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FY17 Escrow Amount</w:t>
            </w:r>
          </w:p>
        </w:tc>
        <w:tc>
          <w:tcPr>
            <w:tcW w:w="601" w:type="pct"/>
            <w:gridSpan w:val="7"/>
            <w:tcBorders>
              <w:top w:val="nil"/>
              <w:left w:val="nil"/>
              <w:bottom w:val="nil"/>
              <w:right w:val="nil"/>
            </w:tcBorders>
            <w:shd w:val="clear" w:color="auto" w:fill="auto"/>
            <w:vAlign w:val="bottom"/>
            <w:hideMark/>
          </w:tcPr>
          <w:p w14:paraId="6583521F"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FY18- FY21 Payment Total</w:t>
            </w:r>
          </w:p>
        </w:tc>
        <w:tc>
          <w:tcPr>
            <w:tcW w:w="544" w:type="pct"/>
            <w:gridSpan w:val="3"/>
            <w:tcBorders>
              <w:top w:val="nil"/>
              <w:left w:val="nil"/>
              <w:bottom w:val="nil"/>
              <w:right w:val="nil"/>
            </w:tcBorders>
            <w:shd w:val="clear" w:color="000000" w:fill="DDEBF7"/>
            <w:vAlign w:val="bottom"/>
            <w:hideMark/>
          </w:tcPr>
          <w:p w14:paraId="79F26CB0"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22 Payment</w:t>
            </w:r>
          </w:p>
        </w:tc>
        <w:tc>
          <w:tcPr>
            <w:tcW w:w="623" w:type="pct"/>
            <w:gridSpan w:val="4"/>
            <w:tcBorders>
              <w:top w:val="nil"/>
              <w:left w:val="nil"/>
              <w:bottom w:val="nil"/>
              <w:right w:val="nil"/>
            </w:tcBorders>
            <w:shd w:val="clear" w:color="auto" w:fill="auto"/>
            <w:vAlign w:val="bottom"/>
            <w:hideMark/>
          </w:tcPr>
          <w:p w14:paraId="64409EAF"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23 Payment</w:t>
            </w:r>
          </w:p>
        </w:tc>
        <w:tc>
          <w:tcPr>
            <w:tcW w:w="459" w:type="pct"/>
            <w:gridSpan w:val="4"/>
            <w:tcBorders>
              <w:top w:val="nil"/>
              <w:left w:val="nil"/>
              <w:bottom w:val="nil"/>
              <w:right w:val="nil"/>
            </w:tcBorders>
            <w:shd w:val="clear" w:color="auto" w:fill="auto"/>
            <w:vAlign w:val="bottom"/>
            <w:hideMark/>
          </w:tcPr>
          <w:p w14:paraId="1E149E6E"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24 Payment</w:t>
            </w:r>
          </w:p>
        </w:tc>
        <w:tc>
          <w:tcPr>
            <w:tcW w:w="501" w:type="pct"/>
            <w:gridSpan w:val="3"/>
            <w:tcBorders>
              <w:top w:val="nil"/>
              <w:left w:val="nil"/>
              <w:bottom w:val="nil"/>
              <w:right w:val="nil"/>
            </w:tcBorders>
            <w:shd w:val="clear" w:color="auto" w:fill="auto"/>
            <w:vAlign w:val="bottom"/>
            <w:hideMark/>
          </w:tcPr>
          <w:p w14:paraId="180EA94C"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25 Payment</w:t>
            </w:r>
          </w:p>
        </w:tc>
      </w:tr>
      <w:tr w:rsidR="000D6EC2" w:rsidRPr="00CB44C2" w14:paraId="244E7659" w14:textId="77777777" w:rsidTr="000D6EC2">
        <w:trPr>
          <w:gridAfter w:val="9"/>
          <w:wAfter w:w="876" w:type="pct"/>
          <w:trHeight w:val="290"/>
        </w:trPr>
        <w:tc>
          <w:tcPr>
            <w:tcW w:w="934" w:type="pct"/>
            <w:gridSpan w:val="4"/>
            <w:tcBorders>
              <w:top w:val="nil"/>
              <w:left w:val="nil"/>
              <w:bottom w:val="nil"/>
              <w:right w:val="nil"/>
            </w:tcBorders>
            <w:shd w:val="clear" w:color="auto" w:fill="auto"/>
            <w:noWrap/>
            <w:vAlign w:val="bottom"/>
            <w:hideMark/>
          </w:tcPr>
          <w:p w14:paraId="530F2ED6"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Chancellor*</w:t>
            </w:r>
          </w:p>
        </w:tc>
        <w:tc>
          <w:tcPr>
            <w:tcW w:w="586" w:type="pct"/>
            <w:gridSpan w:val="7"/>
            <w:tcBorders>
              <w:top w:val="nil"/>
              <w:left w:val="nil"/>
              <w:bottom w:val="nil"/>
              <w:right w:val="nil"/>
            </w:tcBorders>
            <w:shd w:val="clear" w:color="auto" w:fill="auto"/>
            <w:noWrap/>
            <w:vAlign w:val="bottom"/>
            <w:hideMark/>
          </w:tcPr>
          <w:p w14:paraId="0884AC8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467,598 </w:t>
            </w:r>
          </w:p>
        </w:tc>
        <w:tc>
          <w:tcPr>
            <w:tcW w:w="475" w:type="pct"/>
            <w:gridSpan w:val="3"/>
            <w:tcBorders>
              <w:top w:val="nil"/>
              <w:left w:val="nil"/>
              <w:bottom w:val="nil"/>
              <w:right w:val="nil"/>
            </w:tcBorders>
            <w:shd w:val="clear" w:color="auto" w:fill="auto"/>
            <w:vAlign w:val="bottom"/>
            <w:hideMark/>
          </w:tcPr>
          <w:p w14:paraId="64DB4FE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331,202 </w:t>
            </w:r>
          </w:p>
        </w:tc>
        <w:tc>
          <w:tcPr>
            <w:tcW w:w="544" w:type="pct"/>
            <w:gridSpan w:val="3"/>
            <w:tcBorders>
              <w:top w:val="nil"/>
              <w:left w:val="nil"/>
              <w:bottom w:val="nil"/>
              <w:right w:val="nil"/>
            </w:tcBorders>
            <w:shd w:val="clear" w:color="000000" w:fill="DDEBF7"/>
            <w:vAlign w:val="bottom"/>
            <w:hideMark/>
          </w:tcPr>
          <w:p w14:paraId="4C95CFE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34,099 </w:t>
            </w:r>
          </w:p>
        </w:tc>
        <w:tc>
          <w:tcPr>
            <w:tcW w:w="623" w:type="pct"/>
            <w:gridSpan w:val="4"/>
            <w:tcBorders>
              <w:top w:val="nil"/>
              <w:left w:val="nil"/>
              <w:bottom w:val="nil"/>
              <w:right w:val="nil"/>
            </w:tcBorders>
            <w:shd w:val="clear" w:color="auto" w:fill="auto"/>
            <w:vAlign w:val="bottom"/>
            <w:hideMark/>
          </w:tcPr>
          <w:p w14:paraId="2A55891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34,099 </w:t>
            </w:r>
          </w:p>
        </w:tc>
        <w:tc>
          <w:tcPr>
            <w:tcW w:w="459" w:type="pct"/>
            <w:gridSpan w:val="4"/>
            <w:tcBorders>
              <w:top w:val="nil"/>
              <w:left w:val="nil"/>
              <w:bottom w:val="nil"/>
              <w:right w:val="nil"/>
            </w:tcBorders>
            <w:shd w:val="clear" w:color="auto" w:fill="auto"/>
            <w:vAlign w:val="bottom"/>
            <w:hideMark/>
          </w:tcPr>
          <w:p w14:paraId="2E7A003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34,099 </w:t>
            </w:r>
          </w:p>
        </w:tc>
        <w:tc>
          <w:tcPr>
            <w:tcW w:w="501" w:type="pct"/>
            <w:gridSpan w:val="3"/>
            <w:tcBorders>
              <w:top w:val="nil"/>
              <w:left w:val="nil"/>
              <w:bottom w:val="nil"/>
              <w:right w:val="nil"/>
            </w:tcBorders>
            <w:shd w:val="clear" w:color="auto" w:fill="auto"/>
            <w:vAlign w:val="bottom"/>
            <w:hideMark/>
          </w:tcPr>
          <w:p w14:paraId="1967204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34,099 </w:t>
            </w:r>
          </w:p>
        </w:tc>
      </w:tr>
      <w:tr w:rsidR="000D6EC2" w:rsidRPr="00CB44C2" w14:paraId="0D8B2AEC" w14:textId="77777777" w:rsidTr="000D6EC2">
        <w:trPr>
          <w:gridAfter w:val="9"/>
          <w:wAfter w:w="876" w:type="pct"/>
          <w:trHeight w:val="290"/>
        </w:trPr>
        <w:tc>
          <w:tcPr>
            <w:tcW w:w="934" w:type="pct"/>
            <w:gridSpan w:val="4"/>
            <w:tcBorders>
              <w:top w:val="nil"/>
              <w:left w:val="nil"/>
              <w:bottom w:val="nil"/>
              <w:right w:val="nil"/>
            </w:tcBorders>
            <w:shd w:val="clear" w:color="auto" w:fill="auto"/>
            <w:noWrap/>
            <w:vAlign w:val="bottom"/>
            <w:hideMark/>
          </w:tcPr>
          <w:p w14:paraId="711F0866" w14:textId="315E2027" w:rsidR="00CB44C2" w:rsidRPr="00EE48AA" w:rsidRDefault="00EE48AA" w:rsidP="00EE48AA">
            <w:pPr>
              <w:rPr>
                <w:rFonts w:ascii="Cambria" w:hAnsi="Cambria" w:cs="Calibri"/>
                <w:color w:val="000000"/>
                <w:szCs w:val="20"/>
              </w:rPr>
            </w:pPr>
            <w:r>
              <w:rPr>
                <w:rFonts w:ascii="Cambria" w:hAnsi="Cambria" w:cs="Calibri"/>
                <w:color w:val="000000"/>
                <w:szCs w:val="20"/>
              </w:rPr>
              <w:t>Public &amp; Gov Affairs</w:t>
            </w:r>
          </w:p>
        </w:tc>
        <w:tc>
          <w:tcPr>
            <w:tcW w:w="515" w:type="pct"/>
            <w:gridSpan w:val="4"/>
            <w:tcBorders>
              <w:top w:val="nil"/>
              <w:left w:val="nil"/>
              <w:bottom w:val="nil"/>
              <w:right w:val="nil"/>
            </w:tcBorders>
            <w:shd w:val="clear" w:color="auto" w:fill="auto"/>
            <w:noWrap/>
            <w:vAlign w:val="bottom"/>
            <w:hideMark/>
          </w:tcPr>
          <w:p w14:paraId="4E92299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598,982 </w:t>
            </w:r>
          </w:p>
        </w:tc>
        <w:tc>
          <w:tcPr>
            <w:tcW w:w="547" w:type="pct"/>
            <w:gridSpan w:val="6"/>
            <w:tcBorders>
              <w:top w:val="nil"/>
              <w:left w:val="nil"/>
              <w:bottom w:val="nil"/>
              <w:right w:val="nil"/>
            </w:tcBorders>
            <w:shd w:val="clear" w:color="auto" w:fill="auto"/>
            <w:vAlign w:val="bottom"/>
            <w:hideMark/>
          </w:tcPr>
          <w:p w14:paraId="58534FE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389,034 </w:t>
            </w:r>
          </w:p>
        </w:tc>
        <w:tc>
          <w:tcPr>
            <w:tcW w:w="544" w:type="pct"/>
            <w:gridSpan w:val="3"/>
            <w:tcBorders>
              <w:top w:val="nil"/>
              <w:left w:val="nil"/>
              <w:bottom w:val="nil"/>
              <w:right w:val="nil"/>
            </w:tcBorders>
            <w:shd w:val="clear" w:color="000000" w:fill="DDEBF7"/>
            <w:vAlign w:val="bottom"/>
            <w:hideMark/>
          </w:tcPr>
          <w:p w14:paraId="0F2DA2B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52,487 </w:t>
            </w:r>
          </w:p>
        </w:tc>
        <w:tc>
          <w:tcPr>
            <w:tcW w:w="623" w:type="pct"/>
            <w:gridSpan w:val="4"/>
            <w:tcBorders>
              <w:top w:val="nil"/>
              <w:left w:val="nil"/>
              <w:bottom w:val="nil"/>
              <w:right w:val="nil"/>
            </w:tcBorders>
            <w:shd w:val="clear" w:color="auto" w:fill="auto"/>
            <w:vAlign w:val="bottom"/>
            <w:hideMark/>
          </w:tcPr>
          <w:p w14:paraId="64C8371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52,487 </w:t>
            </w:r>
          </w:p>
        </w:tc>
        <w:tc>
          <w:tcPr>
            <w:tcW w:w="459" w:type="pct"/>
            <w:gridSpan w:val="4"/>
            <w:tcBorders>
              <w:top w:val="nil"/>
              <w:left w:val="nil"/>
              <w:bottom w:val="nil"/>
              <w:right w:val="nil"/>
            </w:tcBorders>
            <w:shd w:val="clear" w:color="auto" w:fill="auto"/>
            <w:vAlign w:val="bottom"/>
            <w:hideMark/>
          </w:tcPr>
          <w:p w14:paraId="6FF6942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52,487 </w:t>
            </w:r>
          </w:p>
        </w:tc>
        <w:tc>
          <w:tcPr>
            <w:tcW w:w="501" w:type="pct"/>
            <w:gridSpan w:val="3"/>
            <w:tcBorders>
              <w:top w:val="nil"/>
              <w:left w:val="nil"/>
              <w:bottom w:val="nil"/>
              <w:right w:val="nil"/>
            </w:tcBorders>
            <w:shd w:val="clear" w:color="auto" w:fill="auto"/>
            <w:vAlign w:val="bottom"/>
            <w:hideMark/>
          </w:tcPr>
          <w:p w14:paraId="619E360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52,487 </w:t>
            </w:r>
          </w:p>
        </w:tc>
      </w:tr>
      <w:tr w:rsidR="000D6EC2" w:rsidRPr="00CB44C2" w14:paraId="70923BA6" w14:textId="77777777" w:rsidTr="000D6EC2">
        <w:trPr>
          <w:gridAfter w:val="9"/>
          <w:wAfter w:w="876" w:type="pct"/>
          <w:trHeight w:val="290"/>
        </w:trPr>
        <w:tc>
          <w:tcPr>
            <w:tcW w:w="934" w:type="pct"/>
            <w:gridSpan w:val="4"/>
            <w:tcBorders>
              <w:top w:val="nil"/>
              <w:left w:val="nil"/>
              <w:bottom w:val="nil"/>
              <w:right w:val="nil"/>
            </w:tcBorders>
            <w:shd w:val="clear" w:color="auto" w:fill="auto"/>
            <w:noWrap/>
            <w:vAlign w:val="bottom"/>
            <w:hideMark/>
          </w:tcPr>
          <w:p w14:paraId="2EFA4FB1"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 xml:space="preserve">VC Admin </w:t>
            </w:r>
            <w:proofErr w:type="spellStart"/>
            <w:r w:rsidRPr="00EE48AA">
              <w:rPr>
                <w:rFonts w:ascii="Cambria" w:hAnsi="Cambria" w:cs="Calibri"/>
                <w:color w:val="000000"/>
                <w:szCs w:val="20"/>
              </w:rPr>
              <w:t>Svcs</w:t>
            </w:r>
            <w:proofErr w:type="spellEnd"/>
          </w:p>
        </w:tc>
        <w:tc>
          <w:tcPr>
            <w:tcW w:w="515" w:type="pct"/>
            <w:gridSpan w:val="4"/>
            <w:tcBorders>
              <w:top w:val="nil"/>
              <w:left w:val="nil"/>
              <w:bottom w:val="nil"/>
              <w:right w:val="nil"/>
            </w:tcBorders>
            <w:shd w:val="clear" w:color="auto" w:fill="auto"/>
            <w:noWrap/>
            <w:vAlign w:val="bottom"/>
            <w:hideMark/>
          </w:tcPr>
          <w:p w14:paraId="53CFF65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18,736 </w:t>
            </w:r>
          </w:p>
        </w:tc>
        <w:tc>
          <w:tcPr>
            <w:tcW w:w="547" w:type="pct"/>
            <w:gridSpan w:val="6"/>
            <w:tcBorders>
              <w:top w:val="nil"/>
              <w:left w:val="nil"/>
              <w:bottom w:val="nil"/>
              <w:right w:val="nil"/>
            </w:tcBorders>
            <w:shd w:val="clear" w:color="auto" w:fill="auto"/>
            <w:vAlign w:val="bottom"/>
            <w:hideMark/>
          </w:tcPr>
          <w:p w14:paraId="6C2B4F69"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18,736 </w:t>
            </w:r>
          </w:p>
        </w:tc>
        <w:tc>
          <w:tcPr>
            <w:tcW w:w="544" w:type="pct"/>
            <w:gridSpan w:val="3"/>
            <w:tcBorders>
              <w:top w:val="nil"/>
              <w:left w:val="nil"/>
              <w:bottom w:val="nil"/>
              <w:right w:val="nil"/>
            </w:tcBorders>
            <w:shd w:val="clear" w:color="000000" w:fill="DDEBF7"/>
            <w:vAlign w:val="bottom"/>
            <w:hideMark/>
          </w:tcPr>
          <w:p w14:paraId="5492522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623" w:type="pct"/>
            <w:gridSpan w:val="4"/>
            <w:tcBorders>
              <w:top w:val="nil"/>
              <w:left w:val="nil"/>
              <w:bottom w:val="nil"/>
              <w:right w:val="nil"/>
            </w:tcBorders>
            <w:shd w:val="clear" w:color="auto" w:fill="auto"/>
            <w:vAlign w:val="bottom"/>
            <w:hideMark/>
          </w:tcPr>
          <w:p w14:paraId="0C656D8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459" w:type="pct"/>
            <w:gridSpan w:val="4"/>
            <w:tcBorders>
              <w:top w:val="nil"/>
              <w:left w:val="nil"/>
              <w:bottom w:val="nil"/>
              <w:right w:val="nil"/>
            </w:tcBorders>
            <w:shd w:val="clear" w:color="auto" w:fill="auto"/>
            <w:vAlign w:val="bottom"/>
            <w:hideMark/>
          </w:tcPr>
          <w:p w14:paraId="2A273D4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c>
          <w:tcPr>
            <w:tcW w:w="501" w:type="pct"/>
            <w:gridSpan w:val="3"/>
            <w:tcBorders>
              <w:top w:val="nil"/>
              <w:left w:val="nil"/>
              <w:bottom w:val="nil"/>
              <w:right w:val="nil"/>
            </w:tcBorders>
            <w:shd w:val="clear" w:color="auto" w:fill="auto"/>
            <w:vAlign w:val="bottom"/>
            <w:hideMark/>
          </w:tcPr>
          <w:p w14:paraId="3E662B2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0 </w:t>
            </w:r>
          </w:p>
        </w:tc>
      </w:tr>
      <w:tr w:rsidR="000D6EC2" w:rsidRPr="00CB44C2" w14:paraId="71C46975" w14:textId="77777777" w:rsidTr="000D6EC2">
        <w:trPr>
          <w:gridAfter w:val="9"/>
          <w:wAfter w:w="876" w:type="pct"/>
          <w:trHeight w:val="290"/>
        </w:trPr>
        <w:tc>
          <w:tcPr>
            <w:tcW w:w="934" w:type="pct"/>
            <w:gridSpan w:val="4"/>
            <w:tcBorders>
              <w:top w:val="nil"/>
              <w:left w:val="nil"/>
              <w:bottom w:val="nil"/>
              <w:right w:val="nil"/>
            </w:tcBorders>
            <w:shd w:val="clear" w:color="auto" w:fill="auto"/>
            <w:noWrap/>
            <w:vAlign w:val="bottom"/>
            <w:hideMark/>
          </w:tcPr>
          <w:p w14:paraId="35075042" w14:textId="41C83059" w:rsidR="00CB44C2" w:rsidRPr="00EE48AA" w:rsidRDefault="00EE48AA" w:rsidP="00CB44C2">
            <w:pPr>
              <w:rPr>
                <w:rFonts w:ascii="Cambria" w:hAnsi="Cambria" w:cs="Calibri"/>
                <w:color w:val="000000"/>
                <w:szCs w:val="20"/>
              </w:rPr>
            </w:pPr>
            <w:r>
              <w:rPr>
                <w:rFonts w:ascii="Cambria" w:hAnsi="Cambria" w:cs="Calibri"/>
                <w:color w:val="000000"/>
                <w:szCs w:val="20"/>
              </w:rPr>
              <w:t>Technology Solutions</w:t>
            </w:r>
          </w:p>
        </w:tc>
        <w:tc>
          <w:tcPr>
            <w:tcW w:w="515" w:type="pct"/>
            <w:gridSpan w:val="4"/>
            <w:tcBorders>
              <w:top w:val="nil"/>
              <w:left w:val="nil"/>
              <w:bottom w:val="nil"/>
              <w:right w:val="nil"/>
            </w:tcBorders>
            <w:shd w:val="clear" w:color="auto" w:fill="auto"/>
            <w:noWrap/>
            <w:vAlign w:val="bottom"/>
            <w:hideMark/>
          </w:tcPr>
          <w:p w14:paraId="749EBEA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279,887 </w:t>
            </w:r>
          </w:p>
        </w:tc>
        <w:tc>
          <w:tcPr>
            <w:tcW w:w="547" w:type="pct"/>
            <w:gridSpan w:val="6"/>
            <w:tcBorders>
              <w:top w:val="nil"/>
              <w:left w:val="nil"/>
              <w:bottom w:val="nil"/>
              <w:right w:val="nil"/>
            </w:tcBorders>
            <w:shd w:val="clear" w:color="auto" w:fill="auto"/>
            <w:vAlign w:val="bottom"/>
            <w:hideMark/>
          </w:tcPr>
          <w:p w14:paraId="0905F6B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181,784 </w:t>
            </w:r>
          </w:p>
        </w:tc>
        <w:tc>
          <w:tcPr>
            <w:tcW w:w="544" w:type="pct"/>
            <w:gridSpan w:val="3"/>
            <w:tcBorders>
              <w:top w:val="nil"/>
              <w:left w:val="nil"/>
              <w:bottom w:val="nil"/>
              <w:right w:val="nil"/>
            </w:tcBorders>
            <w:shd w:val="clear" w:color="000000" w:fill="DDEBF7"/>
            <w:vAlign w:val="bottom"/>
            <w:hideMark/>
          </w:tcPr>
          <w:p w14:paraId="44D6E50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24,526 </w:t>
            </w:r>
          </w:p>
        </w:tc>
        <w:tc>
          <w:tcPr>
            <w:tcW w:w="623" w:type="pct"/>
            <w:gridSpan w:val="4"/>
            <w:tcBorders>
              <w:top w:val="nil"/>
              <w:left w:val="nil"/>
              <w:bottom w:val="nil"/>
              <w:right w:val="nil"/>
            </w:tcBorders>
            <w:shd w:val="clear" w:color="auto" w:fill="auto"/>
            <w:vAlign w:val="bottom"/>
            <w:hideMark/>
          </w:tcPr>
          <w:p w14:paraId="031E3FB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24,526 </w:t>
            </w:r>
          </w:p>
        </w:tc>
        <w:tc>
          <w:tcPr>
            <w:tcW w:w="459" w:type="pct"/>
            <w:gridSpan w:val="4"/>
            <w:tcBorders>
              <w:top w:val="nil"/>
              <w:left w:val="nil"/>
              <w:bottom w:val="nil"/>
              <w:right w:val="nil"/>
            </w:tcBorders>
            <w:shd w:val="clear" w:color="auto" w:fill="auto"/>
            <w:vAlign w:val="bottom"/>
            <w:hideMark/>
          </w:tcPr>
          <w:p w14:paraId="3A7F7CC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24,526 </w:t>
            </w:r>
          </w:p>
        </w:tc>
        <w:tc>
          <w:tcPr>
            <w:tcW w:w="501" w:type="pct"/>
            <w:gridSpan w:val="3"/>
            <w:tcBorders>
              <w:top w:val="nil"/>
              <w:left w:val="nil"/>
              <w:bottom w:val="nil"/>
              <w:right w:val="nil"/>
            </w:tcBorders>
            <w:shd w:val="clear" w:color="auto" w:fill="auto"/>
            <w:vAlign w:val="bottom"/>
            <w:hideMark/>
          </w:tcPr>
          <w:p w14:paraId="47E3306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24,526 </w:t>
            </w:r>
          </w:p>
        </w:tc>
      </w:tr>
      <w:tr w:rsidR="000D6EC2" w:rsidRPr="00CB44C2" w14:paraId="5A2E8C54" w14:textId="77777777" w:rsidTr="000D6EC2">
        <w:trPr>
          <w:gridAfter w:val="9"/>
          <w:wAfter w:w="876" w:type="pct"/>
          <w:trHeight w:val="290"/>
        </w:trPr>
        <w:tc>
          <w:tcPr>
            <w:tcW w:w="869" w:type="pct"/>
            <w:gridSpan w:val="3"/>
            <w:tcBorders>
              <w:top w:val="nil"/>
              <w:left w:val="nil"/>
              <w:bottom w:val="nil"/>
              <w:right w:val="nil"/>
            </w:tcBorders>
            <w:shd w:val="clear" w:color="auto" w:fill="auto"/>
            <w:noWrap/>
            <w:vAlign w:val="bottom"/>
            <w:hideMark/>
          </w:tcPr>
          <w:p w14:paraId="170E9462" w14:textId="52BC9A11" w:rsidR="00CB44C2" w:rsidRPr="00EE48AA" w:rsidRDefault="00CB44C2" w:rsidP="00CB44C2">
            <w:pPr>
              <w:rPr>
                <w:rFonts w:ascii="Cambria" w:hAnsi="Cambria" w:cs="Calibri"/>
                <w:color w:val="000000"/>
                <w:szCs w:val="20"/>
              </w:rPr>
            </w:pPr>
            <w:r w:rsidRPr="00EE48AA">
              <w:rPr>
                <w:rFonts w:ascii="Cambria" w:hAnsi="Cambria" w:cs="Calibri"/>
                <w:color w:val="000000"/>
                <w:szCs w:val="20"/>
              </w:rPr>
              <w:t>UIC Extended Campus</w:t>
            </w:r>
          </w:p>
        </w:tc>
        <w:tc>
          <w:tcPr>
            <w:tcW w:w="580" w:type="pct"/>
            <w:gridSpan w:val="5"/>
            <w:tcBorders>
              <w:top w:val="nil"/>
              <w:left w:val="nil"/>
              <w:bottom w:val="nil"/>
              <w:right w:val="nil"/>
            </w:tcBorders>
            <w:shd w:val="clear" w:color="auto" w:fill="auto"/>
            <w:noWrap/>
            <w:vAlign w:val="bottom"/>
            <w:hideMark/>
          </w:tcPr>
          <w:p w14:paraId="255F363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249,770 </w:t>
            </w:r>
          </w:p>
        </w:tc>
        <w:tc>
          <w:tcPr>
            <w:tcW w:w="547" w:type="pct"/>
            <w:gridSpan w:val="6"/>
            <w:tcBorders>
              <w:top w:val="nil"/>
              <w:left w:val="nil"/>
              <w:bottom w:val="nil"/>
              <w:right w:val="nil"/>
            </w:tcBorders>
            <w:shd w:val="clear" w:color="auto" w:fill="auto"/>
            <w:vAlign w:val="bottom"/>
            <w:hideMark/>
          </w:tcPr>
          <w:p w14:paraId="50AFA1D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162,224 </w:t>
            </w:r>
          </w:p>
        </w:tc>
        <w:tc>
          <w:tcPr>
            <w:tcW w:w="544" w:type="pct"/>
            <w:gridSpan w:val="3"/>
            <w:tcBorders>
              <w:top w:val="nil"/>
              <w:left w:val="nil"/>
              <w:bottom w:val="nil"/>
              <w:right w:val="nil"/>
            </w:tcBorders>
            <w:shd w:val="clear" w:color="000000" w:fill="DDEBF7"/>
            <w:vAlign w:val="bottom"/>
            <w:hideMark/>
          </w:tcPr>
          <w:p w14:paraId="7CDF8D7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21,886 </w:t>
            </w:r>
          </w:p>
        </w:tc>
        <w:tc>
          <w:tcPr>
            <w:tcW w:w="623" w:type="pct"/>
            <w:gridSpan w:val="4"/>
            <w:tcBorders>
              <w:top w:val="nil"/>
              <w:left w:val="nil"/>
              <w:bottom w:val="nil"/>
              <w:right w:val="nil"/>
            </w:tcBorders>
            <w:shd w:val="clear" w:color="auto" w:fill="auto"/>
            <w:vAlign w:val="bottom"/>
            <w:hideMark/>
          </w:tcPr>
          <w:p w14:paraId="2743E7F4"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21,886 </w:t>
            </w:r>
          </w:p>
        </w:tc>
        <w:tc>
          <w:tcPr>
            <w:tcW w:w="459" w:type="pct"/>
            <w:gridSpan w:val="4"/>
            <w:tcBorders>
              <w:top w:val="nil"/>
              <w:left w:val="nil"/>
              <w:bottom w:val="nil"/>
              <w:right w:val="nil"/>
            </w:tcBorders>
            <w:shd w:val="clear" w:color="auto" w:fill="auto"/>
            <w:vAlign w:val="bottom"/>
            <w:hideMark/>
          </w:tcPr>
          <w:p w14:paraId="732632B6"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21,886 </w:t>
            </w:r>
          </w:p>
        </w:tc>
        <w:tc>
          <w:tcPr>
            <w:tcW w:w="501" w:type="pct"/>
            <w:gridSpan w:val="3"/>
            <w:tcBorders>
              <w:top w:val="nil"/>
              <w:left w:val="nil"/>
              <w:bottom w:val="nil"/>
              <w:right w:val="nil"/>
            </w:tcBorders>
            <w:shd w:val="clear" w:color="auto" w:fill="auto"/>
            <w:vAlign w:val="bottom"/>
            <w:hideMark/>
          </w:tcPr>
          <w:p w14:paraId="1B745D5D"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21,886 </w:t>
            </w:r>
          </w:p>
        </w:tc>
      </w:tr>
      <w:tr w:rsidR="000D6EC2" w:rsidRPr="00CB44C2" w14:paraId="28BD67D1" w14:textId="77777777" w:rsidTr="000D6EC2">
        <w:trPr>
          <w:gridAfter w:val="9"/>
          <w:wAfter w:w="876" w:type="pct"/>
          <w:trHeight w:val="290"/>
        </w:trPr>
        <w:tc>
          <w:tcPr>
            <w:tcW w:w="869" w:type="pct"/>
            <w:gridSpan w:val="3"/>
            <w:tcBorders>
              <w:top w:val="nil"/>
              <w:left w:val="nil"/>
              <w:bottom w:val="nil"/>
              <w:right w:val="nil"/>
            </w:tcBorders>
            <w:shd w:val="clear" w:color="auto" w:fill="auto"/>
            <w:noWrap/>
            <w:vAlign w:val="bottom"/>
            <w:hideMark/>
          </w:tcPr>
          <w:p w14:paraId="46CA60A9"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VC Research</w:t>
            </w:r>
          </w:p>
        </w:tc>
        <w:tc>
          <w:tcPr>
            <w:tcW w:w="580" w:type="pct"/>
            <w:gridSpan w:val="5"/>
            <w:tcBorders>
              <w:top w:val="nil"/>
              <w:left w:val="nil"/>
              <w:bottom w:val="nil"/>
              <w:right w:val="nil"/>
            </w:tcBorders>
            <w:shd w:val="clear" w:color="auto" w:fill="auto"/>
            <w:noWrap/>
            <w:vAlign w:val="bottom"/>
            <w:hideMark/>
          </w:tcPr>
          <w:p w14:paraId="5CEB0DA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2,330,611 </w:t>
            </w:r>
          </w:p>
        </w:tc>
        <w:tc>
          <w:tcPr>
            <w:tcW w:w="547" w:type="pct"/>
            <w:gridSpan w:val="6"/>
            <w:tcBorders>
              <w:top w:val="nil"/>
              <w:left w:val="nil"/>
              <w:bottom w:val="nil"/>
              <w:right w:val="nil"/>
            </w:tcBorders>
            <w:shd w:val="clear" w:color="auto" w:fill="auto"/>
            <w:vAlign w:val="bottom"/>
            <w:hideMark/>
          </w:tcPr>
          <w:p w14:paraId="4078C7B1"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1,513,713 </w:t>
            </w:r>
          </w:p>
        </w:tc>
        <w:tc>
          <w:tcPr>
            <w:tcW w:w="544" w:type="pct"/>
            <w:gridSpan w:val="3"/>
            <w:tcBorders>
              <w:top w:val="nil"/>
              <w:left w:val="nil"/>
              <w:bottom w:val="nil"/>
              <w:right w:val="nil"/>
            </w:tcBorders>
            <w:shd w:val="clear" w:color="000000" w:fill="DDEBF7"/>
            <w:vAlign w:val="bottom"/>
            <w:hideMark/>
          </w:tcPr>
          <w:p w14:paraId="7491B853"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204,224 </w:t>
            </w:r>
          </w:p>
        </w:tc>
        <w:tc>
          <w:tcPr>
            <w:tcW w:w="623" w:type="pct"/>
            <w:gridSpan w:val="4"/>
            <w:tcBorders>
              <w:top w:val="nil"/>
              <w:left w:val="nil"/>
              <w:bottom w:val="nil"/>
              <w:right w:val="nil"/>
            </w:tcBorders>
            <w:shd w:val="clear" w:color="auto" w:fill="auto"/>
            <w:vAlign w:val="bottom"/>
            <w:hideMark/>
          </w:tcPr>
          <w:p w14:paraId="15593EF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204,224 </w:t>
            </w:r>
          </w:p>
        </w:tc>
        <w:tc>
          <w:tcPr>
            <w:tcW w:w="459" w:type="pct"/>
            <w:gridSpan w:val="4"/>
            <w:tcBorders>
              <w:top w:val="nil"/>
              <w:left w:val="nil"/>
              <w:bottom w:val="nil"/>
              <w:right w:val="nil"/>
            </w:tcBorders>
            <w:shd w:val="clear" w:color="auto" w:fill="auto"/>
            <w:vAlign w:val="bottom"/>
            <w:hideMark/>
          </w:tcPr>
          <w:p w14:paraId="1BD24D0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204,224 </w:t>
            </w:r>
          </w:p>
        </w:tc>
        <w:tc>
          <w:tcPr>
            <w:tcW w:w="501" w:type="pct"/>
            <w:gridSpan w:val="3"/>
            <w:tcBorders>
              <w:top w:val="nil"/>
              <w:left w:val="nil"/>
              <w:bottom w:val="nil"/>
              <w:right w:val="nil"/>
            </w:tcBorders>
            <w:shd w:val="clear" w:color="auto" w:fill="auto"/>
            <w:vAlign w:val="bottom"/>
            <w:hideMark/>
          </w:tcPr>
          <w:p w14:paraId="6DE296B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204,224 </w:t>
            </w:r>
          </w:p>
        </w:tc>
      </w:tr>
      <w:tr w:rsidR="000D6EC2" w:rsidRPr="00CB44C2" w14:paraId="73C7C3C7" w14:textId="77777777" w:rsidTr="000D6EC2">
        <w:trPr>
          <w:gridAfter w:val="9"/>
          <w:wAfter w:w="876" w:type="pct"/>
          <w:trHeight w:val="290"/>
        </w:trPr>
        <w:tc>
          <w:tcPr>
            <w:tcW w:w="869" w:type="pct"/>
            <w:gridSpan w:val="3"/>
            <w:tcBorders>
              <w:top w:val="nil"/>
              <w:left w:val="nil"/>
              <w:bottom w:val="nil"/>
              <w:right w:val="nil"/>
            </w:tcBorders>
            <w:shd w:val="clear" w:color="auto" w:fill="auto"/>
            <w:noWrap/>
            <w:vAlign w:val="bottom"/>
            <w:hideMark/>
          </w:tcPr>
          <w:p w14:paraId="0544755A"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VC Student Affairs **</w:t>
            </w:r>
          </w:p>
        </w:tc>
        <w:tc>
          <w:tcPr>
            <w:tcW w:w="580" w:type="pct"/>
            <w:gridSpan w:val="5"/>
            <w:tcBorders>
              <w:top w:val="nil"/>
              <w:left w:val="nil"/>
              <w:bottom w:val="nil"/>
              <w:right w:val="nil"/>
            </w:tcBorders>
            <w:shd w:val="clear" w:color="auto" w:fill="auto"/>
            <w:noWrap/>
            <w:vAlign w:val="bottom"/>
            <w:hideMark/>
          </w:tcPr>
          <w:p w14:paraId="2E56A88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2,038,968 </w:t>
            </w:r>
          </w:p>
        </w:tc>
        <w:tc>
          <w:tcPr>
            <w:tcW w:w="547" w:type="pct"/>
            <w:gridSpan w:val="6"/>
            <w:tcBorders>
              <w:top w:val="nil"/>
              <w:left w:val="nil"/>
              <w:bottom w:val="nil"/>
              <w:right w:val="nil"/>
            </w:tcBorders>
            <w:shd w:val="clear" w:color="auto" w:fill="auto"/>
            <w:vAlign w:val="bottom"/>
            <w:hideMark/>
          </w:tcPr>
          <w:p w14:paraId="4D8D2587"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1,132,225 </w:t>
            </w:r>
          </w:p>
        </w:tc>
        <w:tc>
          <w:tcPr>
            <w:tcW w:w="544" w:type="pct"/>
            <w:gridSpan w:val="3"/>
            <w:tcBorders>
              <w:top w:val="nil"/>
              <w:left w:val="nil"/>
              <w:bottom w:val="nil"/>
              <w:right w:val="nil"/>
            </w:tcBorders>
            <w:shd w:val="clear" w:color="000000" w:fill="DDEBF7"/>
            <w:vAlign w:val="bottom"/>
            <w:hideMark/>
          </w:tcPr>
          <w:p w14:paraId="3AE592F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233,204 </w:t>
            </w:r>
          </w:p>
        </w:tc>
        <w:tc>
          <w:tcPr>
            <w:tcW w:w="623" w:type="pct"/>
            <w:gridSpan w:val="4"/>
            <w:tcBorders>
              <w:top w:val="nil"/>
              <w:left w:val="nil"/>
              <w:bottom w:val="nil"/>
              <w:right w:val="nil"/>
            </w:tcBorders>
            <w:shd w:val="clear" w:color="auto" w:fill="auto"/>
            <w:vAlign w:val="bottom"/>
            <w:hideMark/>
          </w:tcPr>
          <w:p w14:paraId="14450A2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233,204 </w:t>
            </w:r>
          </w:p>
        </w:tc>
        <w:tc>
          <w:tcPr>
            <w:tcW w:w="459" w:type="pct"/>
            <w:gridSpan w:val="4"/>
            <w:tcBorders>
              <w:top w:val="nil"/>
              <w:left w:val="nil"/>
              <w:bottom w:val="nil"/>
              <w:right w:val="nil"/>
            </w:tcBorders>
            <w:shd w:val="clear" w:color="auto" w:fill="auto"/>
            <w:vAlign w:val="bottom"/>
            <w:hideMark/>
          </w:tcPr>
          <w:p w14:paraId="37A2E830"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233,204 </w:t>
            </w:r>
          </w:p>
        </w:tc>
        <w:tc>
          <w:tcPr>
            <w:tcW w:w="501" w:type="pct"/>
            <w:gridSpan w:val="3"/>
            <w:tcBorders>
              <w:top w:val="nil"/>
              <w:left w:val="nil"/>
              <w:bottom w:val="nil"/>
              <w:right w:val="nil"/>
            </w:tcBorders>
            <w:shd w:val="clear" w:color="auto" w:fill="auto"/>
            <w:vAlign w:val="bottom"/>
            <w:hideMark/>
          </w:tcPr>
          <w:p w14:paraId="7FB23C7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233,204 </w:t>
            </w:r>
          </w:p>
        </w:tc>
      </w:tr>
      <w:tr w:rsidR="000D6EC2" w:rsidRPr="00CB44C2" w14:paraId="3E216FD2" w14:textId="77777777" w:rsidTr="000D6EC2">
        <w:trPr>
          <w:gridAfter w:val="9"/>
          <w:wAfter w:w="876" w:type="pct"/>
          <w:trHeight w:val="300"/>
        </w:trPr>
        <w:tc>
          <w:tcPr>
            <w:tcW w:w="869" w:type="pct"/>
            <w:gridSpan w:val="3"/>
            <w:tcBorders>
              <w:top w:val="single" w:sz="4" w:space="0" w:color="auto"/>
              <w:left w:val="nil"/>
              <w:bottom w:val="single" w:sz="8" w:space="0" w:color="auto"/>
              <w:right w:val="nil"/>
            </w:tcBorders>
            <w:shd w:val="clear" w:color="auto" w:fill="auto"/>
            <w:noWrap/>
            <w:vAlign w:val="bottom"/>
            <w:hideMark/>
          </w:tcPr>
          <w:p w14:paraId="51AE9C02"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Chancellor Totals</w:t>
            </w:r>
          </w:p>
        </w:tc>
        <w:tc>
          <w:tcPr>
            <w:tcW w:w="580" w:type="pct"/>
            <w:gridSpan w:val="5"/>
            <w:tcBorders>
              <w:top w:val="single" w:sz="4" w:space="0" w:color="auto"/>
              <w:left w:val="nil"/>
              <w:bottom w:val="single" w:sz="8" w:space="0" w:color="auto"/>
              <w:right w:val="nil"/>
            </w:tcBorders>
            <w:shd w:val="clear" w:color="auto" w:fill="auto"/>
            <w:noWrap/>
            <w:vAlign w:val="bottom"/>
            <w:hideMark/>
          </w:tcPr>
          <w:p w14:paraId="32A3D62A"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5,984,552 </w:t>
            </w:r>
          </w:p>
        </w:tc>
        <w:tc>
          <w:tcPr>
            <w:tcW w:w="547" w:type="pct"/>
            <w:gridSpan w:val="6"/>
            <w:tcBorders>
              <w:top w:val="single" w:sz="4" w:space="0" w:color="auto"/>
              <w:left w:val="nil"/>
              <w:bottom w:val="single" w:sz="8" w:space="0" w:color="auto"/>
              <w:right w:val="nil"/>
            </w:tcBorders>
            <w:shd w:val="clear" w:color="auto" w:fill="auto"/>
            <w:noWrap/>
            <w:vAlign w:val="bottom"/>
            <w:hideMark/>
          </w:tcPr>
          <w:p w14:paraId="525BD024"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3,728,919 </w:t>
            </w:r>
          </w:p>
        </w:tc>
        <w:tc>
          <w:tcPr>
            <w:tcW w:w="544" w:type="pct"/>
            <w:gridSpan w:val="3"/>
            <w:tcBorders>
              <w:top w:val="single" w:sz="4" w:space="0" w:color="auto"/>
              <w:left w:val="nil"/>
              <w:bottom w:val="single" w:sz="8" w:space="0" w:color="auto"/>
              <w:right w:val="nil"/>
            </w:tcBorders>
            <w:shd w:val="clear" w:color="000000" w:fill="DDEBF7"/>
            <w:noWrap/>
            <w:vAlign w:val="bottom"/>
            <w:hideMark/>
          </w:tcPr>
          <w:p w14:paraId="274CC87A"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570,426 </w:t>
            </w:r>
          </w:p>
        </w:tc>
        <w:tc>
          <w:tcPr>
            <w:tcW w:w="623" w:type="pct"/>
            <w:gridSpan w:val="4"/>
            <w:tcBorders>
              <w:top w:val="single" w:sz="4" w:space="0" w:color="auto"/>
              <w:left w:val="nil"/>
              <w:bottom w:val="single" w:sz="8" w:space="0" w:color="auto"/>
              <w:right w:val="nil"/>
            </w:tcBorders>
            <w:shd w:val="clear" w:color="auto" w:fill="auto"/>
            <w:noWrap/>
            <w:vAlign w:val="bottom"/>
            <w:hideMark/>
          </w:tcPr>
          <w:p w14:paraId="47B3AA2A"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570,426 </w:t>
            </w:r>
          </w:p>
        </w:tc>
        <w:tc>
          <w:tcPr>
            <w:tcW w:w="459" w:type="pct"/>
            <w:gridSpan w:val="4"/>
            <w:tcBorders>
              <w:top w:val="single" w:sz="4" w:space="0" w:color="auto"/>
              <w:left w:val="nil"/>
              <w:bottom w:val="single" w:sz="8" w:space="0" w:color="auto"/>
              <w:right w:val="nil"/>
            </w:tcBorders>
            <w:shd w:val="clear" w:color="auto" w:fill="auto"/>
            <w:noWrap/>
            <w:vAlign w:val="bottom"/>
            <w:hideMark/>
          </w:tcPr>
          <w:p w14:paraId="5293EFCA"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570,426 </w:t>
            </w:r>
          </w:p>
        </w:tc>
        <w:tc>
          <w:tcPr>
            <w:tcW w:w="501" w:type="pct"/>
            <w:gridSpan w:val="3"/>
            <w:tcBorders>
              <w:top w:val="single" w:sz="4" w:space="0" w:color="auto"/>
              <w:left w:val="nil"/>
              <w:bottom w:val="single" w:sz="8" w:space="0" w:color="auto"/>
              <w:right w:val="nil"/>
            </w:tcBorders>
            <w:shd w:val="clear" w:color="auto" w:fill="auto"/>
            <w:noWrap/>
            <w:vAlign w:val="bottom"/>
            <w:hideMark/>
          </w:tcPr>
          <w:p w14:paraId="1062ECC1"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570,426 </w:t>
            </w:r>
          </w:p>
        </w:tc>
      </w:tr>
      <w:tr w:rsidR="000D6EC2" w:rsidRPr="00CB44C2" w14:paraId="78C623CD" w14:textId="77777777" w:rsidTr="000D6EC2">
        <w:trPr>
          <w:gridAfter w:val="9"/>
          <w:wAfter w:w="876" w:type="pct"/>
          <w:trHeight w:val="290"/>
        </w:trPr>
        <w:tc>
          <w:tcPr>
            <w:tcW w:w="1279" w:type="pct"/>
            <w:gridSpan w:val="5"/>
            <w:tcBorders>
              <w:top w:val="nil"/>
              <w:left w:val="nil"/>
              <w:bottom w:val="nil"/>
              <w:right w:val="nil"/>
            </w:tcBorders>
            <w:shd w:val="clear" w:color="auto" w:fill="auto"/>
            <w:noWrap/>
            <w:vAlign w:val="bottom"/>
            <w:hideMark/>
          </w:tcPr>
          <w:p w14:paraId="23CB9E9D" w14:textId="77777777" w:rsidR="00CB44C2" w:rsidRPr="00EE48AA" w:rsidRDefault="00CB44C2" w:rsidP="00CB44C2">
            <w:pPr>
              <w:jc w:val="center"/>
              <w:rPr>
                <w:rFonts w:ascii="Cambria" w:hAnsi="Cambria" w:cs="Calibri"/>
                <w:b/>
                <w:bCs/>
                <w:color w:val="000000"/>
                <w:szCs w:val="20"/>
              </w:rPr>
            </w:pPr>
          </w:p>
        </w:tc>
        <w:tc>
          <w:tcPr>
            <w:tcW w:w="502" w:type="pct"/>
            <w:gridSpan w:val="7"/>
            <w:tcBorders>
              <w:top w:val="nil"/>
              <w:left w:val="nil"/>
              <w:bottom w:val="nil"/>
              <w:right w:val="nil"/>
            </w:tcBorders>
            <w:shd w:val="clear" w:color="auto" w:fill="auto"/>
            <w:noWrap/>
            <w:vAlign w:val="bottom"/>
            <w:hideMark/>
          </w:tcPr>
          <w:p w14:paraId="55909FE9" w14:textId="77777777" w:rsidR="00CB44C2" w:rsidRPr="00EE48AA" w:rsidRDefault="00CB44C2" w:rsidP="00CB44C2">
            <w:pPr>
              <w:rPr>
                <w:rFonts w:ascii="Cambria" w:hAnsi="Cambria" w:cs="Times New Roman"/>
                <w:szCs w:val="20"/>
              </w:rPr>
            </w:pPr>
          </w:p>
        </w:tc>
        <w:tc>
          <w:tcPr>
            <w:tcW w:w="215" w:type="pct"/>
            <w:gridSpan w:val="2"/>
            <w:tcBorders>
              <w:top w:val="nil"/>
              <w:left w:val="nil"/>
              <w:bottom w:val="nil"/>
              <w:right w:val="nil"/>
            </w:tcBorders>
            <w:shd w:val="clear" w:color="auto" w:fill="auto"/>
            <w:vAlign w:val="bottom"/>
            <w:hideMark/>
          </w:tcPr>
          <w:p w14:paraId="2853944C" w14:textId="77777777" w:rsidR="00CB44C2" w:rsidRPr="00EE48AA" w:rsidRDefault="00CB44C2" w:rsidP="00CB44C2">
            <w:pPr>
              <w:jc w:val="center"/>
              <w:rPr>
                <w:rFonts w:ascii="Cambria" w:hAnsi="Cambria" w:cs="Times New Roman"/>
                <w:szCs w:val="20"/>
              </w:rPr>
            </w:pPr>
          </w:p>
        </w:tc>
        <w:tc>
          <w:tcPr>
            <w:tcW w:w="544" w:type="pct"/>
            <w:gridSpan w:val="3"/>
            <w:tcBorders>
              <w:top w:val="nil"/>
              <w:left w:val="nil"/>
              <w:bottom w:val="nil"/>
              <w:right w:val="nil"/>
            </w:tcBorders>
            <w:shd w:val="clear" w:color="auto" w:fill="auto"/>
            <w:vAlign w:val="bottom"/>
            <w:hideMark/>
          </w:tcPr>
          <w:p w14:paraId="296CFB9B" w14:textId="77777777" w:rsidR="00CB44C2" w:rsidRPr="00EE48AA" w:rsidRDefault="00CB44C2" w:rsidP="00CB44C2">
            <w:pPr>
              <w:jc w:val="center"/>
              <w:rPr>
                <w:rFonts w:ascii="Cambria" w:hAnsi="Cambria" w:cs="Times New Roman"/>
                <w:szCs w:val="20"/>
              </w:rPr>
            </w:pPr>
          </w:p>
        </w:tc>
        <w:tc>
          <w:tcPr>
            <w:tcW w:w="623" w:type="pct"/>
            <w:gridSpan w:val="4"/>
            <w:tcBorders>
              <w:top w:val="nil"/>
              <w:left w:val="nil"/>
              <w:bottom w:val="nil"/>
              <w:right w:val="nil"/>
            </w:tcBorders>
            <w:shd w:val="clear" w:color="auto" w:fill="auto"/>
            <w:vAlign w:val="bottom"/>
            <w:hideMark/>
          </w:tcPr>
          <w:p w14:paraId="54FD3489" w14:textId="77777777" w:rsidR="00CB44C2" w:rsidRPr="00EE48AA" w:rsidRDefault="00CB44C2" w:rsidP="00CB44C2">
            <w:pPr>
              <w:jc w:val="center"/>
              <w:rPr>
                <w:rFonts w:ascii="Cambria" w:hAnsi="Cambria" w:cs="Times New Roman"/>
                <w:szCs w:val="20"/>
              </w:rPr>
            </w:pPr>
          </w:p>
        </w:tc>
        <w:tc>
          <w:tcPr>
            <w:tcW w:w="459" w:type="pct"/>
            <w:gridSpan w:val="4"/>
            <w:tcBorders>
              <w:top w:val="nil"/>
              <w:left w:val="nil"/>
              <w:bottom w:val="nil"/>
              <w:right w:val="nil"/>
            </w:tcBorders>
            <w:shd w:val="clear" w:color="auto" w:fill="auto"/>
            <w:vAlign w:val="bottom"/>
            <w:hideMark/>
          </w:tcPr>
          <w:p w14:paraId="10D553B3" w14:textId="77777777" w:rsidR="00CB44C2" w:rsidRPr="00EE48AA" w:rsidRDefault="00CB44C2" w:rsidP="00CB44C2">
            <w:pPr>
              <w:jc w:val="center"/>
              <w:rPr>
                <w:rFonts w:ascii="Cambria" w:hAnsi="Cambria" w:cs="Times New Roman"/>
                <w:szCs w:val="20"/>
              </w:rPr>
            </w:pPr>
          </w:p>
        </w:tc>
        <w:tc>
          <w:tcPr>
            <w:tcW w:w="501" w:type="pct"/>
            <w:gridSpan w:val="3"/>
            <w:tcBorders>
              <w:top w:val="nil"/>
              <w:left w:val="nil"/>
              <w:bottom w:val="nil"/>
              <w:right w:val="nil"/>
            </w:tcBorders>
            <w:shd w:val="clear" w:color="auto" w:fill="auto"/>
            <w:vAlign w:val="bottom"/>
            <w:hideMark/>
          </w:tcPr>
          <w:p w14:paraId="62F8AB07" w14:textId="77777777" w:rsidR="00CB44C2" w:rsidRPr="00EE48AA" w:rsidRDefault="00CB44C2" w:rsidP="00CB44C2">
            <w:pPr>
              <w:jc w:val="center"/>
              <w:rPr>
                <w:rFonts w:ascii="Cambria" w:hAnsi="Cambria" w:cs="Times New Roman"/>
                <w:szCs w:val="20"/>
              </w:rPr>
            </w:pPr>
          </w:p>
        </w:tc>
      </w:tr>
      <w:tr w:rsidR="000D6EC2" w:rsidRPr="00CB44C2" w14:paraId="578828EC" w14:textId="77777777" w:rsidTr="000D6EC2">
        <w:trPr>
          <w:gridAfter w:val="9"/>
          <w:wAfter w:w="876" w:type="pct"/>
          <w:trHeight w:val="870"/>
        </w:trPr>
        <w:tc>
          <w:tcPr>
            <w:tcW w:w="802" w:type="pct"/>
            <w:gridSpan w:val="2"/>
            <w:tcBorders>
              <w:top w:val="nil"/>
              <w:left w:val="nil"/>
              <w:bottom w:val="nil"/>
              <w:right w:val="nil"/>
            </w:tcBorders>
            <w:shd w:val="clear" w:color="auto" w:fill="auto"/>
            <w:noWrap/>
            <w:vAlign w:val="bottom"/>
            <w:hideMark/>
          </w:tcPr>
          <w:p w14:paraId="64585DC4"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College/Unit</w:t>
            </w:r>
          </w:p>
        </w:tc>
        <w:tc>
          <w:tcPr>
            <w:tcW w:w="650" w:type="pct"/>
            <w:gridSpan w:val="7"/>
            <w:tcBorders>
              <w:top w:val="nil"/>
              <w:left w:val="nil"/>
              <w:bottom w:val="nil"/>
              <w:right w:val="nil"/>
            </w:tcBorders>
            <w:shd w:val="clear" w:color="auto" w:fill="auto"/>
            <w:vAlign w:val="bottom"/>
            <w:hideMark/>
          </w:tcPr>
          <w:p w14:paraId="2D12106E"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FY17 Escrow Amount</w:t>
            </w:r>
          </w:p>
        </w:tc>
        <w:tc>
          <w:tcPr>
            <w:tcW w:w="544" w:type="pct"/>
            <w:gridSpan w:val="5"/>
            <w:tcBorders>
              <w:top w:val="nil"/>
              <w:left w:val="nil"/>
              <w:bottom w:val="nil"/>
              <w:right w:val="nil"/>
            </w:tcBorders>
            <w:shd w:val="clear" w:color="auto" w:fill="auto"/>
            <w:vAlign w:val="bottom"/>
            <w:hideMark/>
          </w:tcPr>
          <w:p w14:paraId="290D18D7"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FY18- FY21 Payment Total</w:t>
            </w:r>
          </w:p>
        </w:tc>
        <w:tc>
          <w:tcPr>
            <w:tcW w:w="543" w:type="pct"/>
            <w:gridSpan w:val="3"/>
            <w:tcBorders>
              <w:top w:val="nil"/>
              <w:left w:val="nil"/>
              <w:bottom w:val="nil"/>
              <w:right w:val="nil"/>
            </w:tcBorders>
            <w:shd w:val="clear" w:color="000000" w:fill="DDEBF7"/>
            <w:vAlign w:val="bottom"/>
            <w:hideMark/>
          </w:tcPr>
          <w:p w14:paraId="767EB184"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22 Payment</w:t>
            </w:r>
          </w:p>
        </w:tc>
        <w:tc>
          <w:tcPr>
            <w:tcW w:w="507" w:type="pct"/>
            <w:gridSpan w:val="3"/>
            <w:tcBorders>
              <w:top w:val="nil"/>
              <w:left w:val="nil"/>
              <w:bottom w:val="nil"/>
              <w:right w:val="nil"/>
            </w:tcBorders>
            <w:shd w:val="clear" w:color="auto" w:fill="auto"/>
            <w:vAlign w:val="bottom"/>
            <w:hideMark/>
          </w:tcPr>
          <w:p w14:paraId="756D04BE"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23 Payment</w:t>
            </w:r>
          </w:p>
        </w:tc>
        <w:tc>
          <w:tcPr>
            <w:tcW w:w="542" w:type="pct"/>
            <w:gridSpan w:val="4"/>
            <w:tcBorders>
              <w:top w:val="nil"/>
              <w:left w:val="nil"/>
              <w:bottom w:val="nil"/>
              <w:right w:val="nil"/>
            </w:tcBorders>
            <w:shd w:val="clear" w:color="auto" w:fill="auto"/>
            <w:vAlign w:val="bottom"/>
            <w:hideMark/>
          </w:tcPr>
          <w:p w14:paraId="725BED86"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24 Payment</w:t>
            </w:r>
          </w:p>
        </w:tc>
        <w:tc>
          <w:tcPr>
            <w:tcW w:w="536" w:type="pct"/>
            <w:gridSpan w:val="4"/>
            <w:tcBorders>
              <w:top w:val="nil"/>
              <w:left w:val="nil"/>
              <w:bottom w:val="nil"/>
              <w:right w:val="nil"/>
            </w:tcBorders>
            <w:shd w:val="clear" w:color="auto" w:fill="auto"/>
            <w:vAlign w:val="bottom"/>
            <w:hideMark/>
          </w:tcPr>
          <w:p w14:paraId="4BB41B4D"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FY 25 Payment</w:t>
            </w:r>
          </w:p>
        </w:tc>
      </w:tr>
      <w:tr w:rsidR="000D6EC2" w:rsidRPr="00CB44C2" w14:paraId="2FFE9BCC" w14:textId="77777777" w:rsidTr="000D6EC2">
        <w:trPr>
          <w:gridAfter w:val="9"/>
          <w:wAfter w:w="876" w:type="pct"/>
          <w:trHeight w:val="290"/>
        </w:trPr>
        <w:tc>
          <w:tcPr>
            <w:tcW w:w="802" w:type="pct"/>
            <w:gridSpan w:val="2"/>
            <w:tcBorders>
              <w:top w:val="nil"/>
              <w:left w:val="nil"/>
              <w:bottom w:val="nil"/>
              <w:right w:val="nil"/>
            </w:tcBorders>
            <w:shd w:val="clear" w:color="auto" w:fill="auto"/>
            <w:noWrap/>
            <w:vAlign w:val="bottom"/>
            <w:hideMark/>
          </w:tcPr>
          <w:p w14:paraId="1D96B84F"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College &amp; Admin Unit Totals</w:t>
            </w:r>
          </w:p>
        </w:tc>
        <w:tc>
          <w:tcPr>
            <w:tcW w:w="650" w:type="pct"/>
            <w:gridSpan w:val="7"/>
            <w:tcBorders>
              <w:top w:val="nil"/>
              <w:left w:val="nil"/>
              <w:bottom w:val="nil"/>
              <w:right w:val="nil"/>
            </w:tcBorders>
            <w:shd w:val="clear" w:color="auto" w:fill="auto"/>
            <w:noWrap/>
            <w:vAlign w:val="bottom"/>
            <w:hideMark/>
          </w:tcPr>
          <w:p w14:paraId="3A29689F"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63,505,953 </w:t>
            </w:r>
          </w:p>
        </w:tc>
        <w:tc>
          <w:tcPr>
            <w:tcW w:w="544" w:type="pct"/>
            <w:gridSpan w:val="5"/>
            <w:tcBorders>
              <w:top w:val="nil"/>
              <w:left w:val="nil"/>
              <w:bottom w:val="nil"/>
              <w:right w:val="nil"/>
            </w:tcBorders>
            <w:shd w:val="clear" w:color="auto" w:fill="auto"/>
            <w:noWrap/>
            <w:vAlign w:val="bottom"/>
            <w:hideMark/>
          </w:tcPr>
          <w:p w14:paraId="619F5EE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41,195,861 </w:t>
            </w:r>
          </w:p>
        </w:tc>
        <w:tc>
          <w:tcPr>
            <w:tcW w:w="543" w:type="pct"/>
            <w:gridSpan w:val="3"/>
            <w:tcBorders>
              <w:top w:val="nil"/>
              <w:left w:val="nil"/>
              <w:bottom w:val="nil"/>
              <w:right w:val="nil"/>
            </w:tcBorders>
            <w:shd w:val="clear" w:color="000000" w:fill="DDEBF7"/>
            <w:noWrap/>
            <w:vAlign w:val="bottom"/>
            <w:hideMark/>
          </w:tcPr>
          <w:p w14:paraId="3A086DCE"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5,593,195 </w:t>
            </w:r>
          </w:p>
        </w:tc>
        <w:tc>
          <w:tcPr>
            <w:tcW w:w="507" w:type="pct"/>
            <w:gridSpan w:val="3"/>
            <w:tcBorders>
              <w:top w:val="nil"/>
              <w:left w:val="nil"/>
              <w:bottom w:val="nil"/>
              <w:right w:val="nil"/>
            </w:tcBorders>
            <w:shd w:val="clear" w:color="auto" w:fill="auto"/>
            <w:noWrap/>
            <w:vAlign w:val="bottom"/>
            <w:hideMark/>
          </w:tcPr>
          <w:p w14:paraId="70693FE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5,593,195 </w:t>
            </w:r>
          </w:p>
        </w:tc>
        <w:tc>
          <w:tcPr>
            <w:tcW w:w="542" w:type="pct"/>
            <w:gridSpan w:val="4"/>
            <w:tcBorders>
              <w:top w:val="nil"/>
              <w:left w:val="nil"/>
              <w:bottom w:val="nil"/>
              <w:right w:val="nil"/>
            </w:tcBorders>
            <w:shd w:val="clear" w:color="auto" w:fill="auto"/>
            <w:noWrap/>
            <w:vAlign w:val="bottom"/>
            <w:hideMark/>
          </w:tcPr>
          <w:p w14:paraId="10C5EA2C"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5,593,195 </w:t>
            </w:r>
          </w:p>
        </w:tc>
        <w:tc>
          <w:tcPr>
            <w:tcW w:w="536" w:type="pct"/>
            <w:gridSpan w:val="4"/>
            <w:tcBorders>
              <w:top w:val="nil"/>
              <w:left w:val="nil"/>
              <w:bottom w:val="nil"/>
              <w:right w:val="nil"/>
            </w:tcBorders>
            <w:shd w:val="clear" w:color="auto" w:fill="auto"/>
            <w:noWrap/>
            <w:vAlign w:val="bottom"/>
            <w:hideMark/>
          </w:tcPr>
          <w:p w14:paraId="13B55EB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5,593,195 </w:t>
            </w:r>
          </w:p>
        </w:tc>
      </w:tr>
      <w:tr w:rsidR="000D6EC2" w:rsidRPr="00CB44C2" w14:paraId="5DAEECB6" w14:textId="77777777" w:rsidTr="000D6EC2">
        <w:trPr>
          <w:gridAfter w:val="9"/>
          <w:wAfter w:w="876" w:type="pct"/>
          <w:trHeight w:val="290"/>
        </w:trPr>
        <w:tc>
          <w:tcPr>
            <w:tcW w:w="802" w:type="pct"/>
            <w:gridSpan w:val="2"/>
            <w:tcBorders>
              <w:top w:val="nil"/>
              <w:left w:val="nil"/>
              <w:bottom w:val="nil"/>
              <w:right w:val="nil"/>
            </w:tcBorders>
            <w:shd w:val="clear" w:color="auto" w:fill="auto"/>
            <w:noWrap/>
            <w:vAlign w:val="bottom"/>
            <w:hideMark/>
          </w:tcPr>
          <w:p w14:paraId="55AB9F60"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Central Escrow Repayment</w:t>
            </w:r>
          </w:p>
        </w:tc>
        <w:tc>
          <w:tcPr>
            <w:tcW w:w="650" w:type="pct"/>
            <w:gridSpan w:val="7"/>
            <w:tcBorders>
              <w:top w:val="nil"/>
              <w:left w:val="nil"/>
              <w:bottom w:val="nil"/>
              <w:right w:val="nil"/>
            </w:tcBorders>
            <w:shd w:val="clear" w:color="auto" w:fill="auto"/>
            <w:noWrap/>
            <w:vAlign w:val="bottom"/>
            <w:hideMark/>
          </w:tcPr>
          <w:p w14:paraId="340DFD8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48,448,270 </w:t>
            </w:r>
          </w:p>
        </w:tc>
        <w:tc>
          <w:tcPr>
            <w:tcW w:w="544" w:type="pct"/>
            <w:gridSpan w:val="5"/>
            <w:tcBorders>
              <w:top w:val="nil"/>
              <w:left w:val="nil"/>
              <w:bottom w:val="nil"/>
              <w:right w:val="nil"/>
            </w:tcBorders>
            <w:shd w:val="clear" w:color="auto" w:fill="auto"/>
            <w:noWrap/>
            <w:vAlign w:val="bottom"/>
            <w:hideMark/>
          </w:tcPr>
          <w:p w14:paraId="17C484E8"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29,137,030 </w:t>
            </w:r>
          </w:p>
        </w:tc>
        <w:tc>
          <w:tcPr>
            <w:tcW w:w="543" w:type="pct"/>
            <w:gridSpan w:val="3"/>
            <w:tcBorders>
              <w:top w:val="nil"/>
              <w:left w:val="nil"/>
              <w:bottom w:val="nil"/>
              <w:right w:val="nil"/>
            </w:tcBorders>
            <w:shd w:val="clear" w:color="000000" w:fill="DDEBF7"/>
            <w:vAlign w:val="bottom"/>
            <w:hideMark/>
          </w:tcPr>
          <w:p w14:paraId="692B6FBA"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4,827,810 </w:t>
            </w:r>
          </w:p>
        </w:tc>
        <w:tc>
          <w:tcPr>
            <w:tcW w:w="507" w:type="pct"/>
            <w:gridSpan w:val="3"/>
            <w:tcBorders>
              <w:top w:val="nil"/>
              <w:left w:val="nil"/>
              <w:bottom w:val="nil"/>
              <w:right w:val="nil"/>
            </w:tcBorders>
            <w:shd w:val="clear" w:color="auto" w:fill="auto"/>
            <w:vAlign w:val="bottom"/>
            <w:hideMark/>
          </w:tcPr>
          <w:p w14:paraId="426A1C4B"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4,827,810 </w:t>
            </w:r>
          </w:p>
        </w:tc>
        <w:tc>
          <w:tcPr>
            <w:tcW w:w="542" w:type="pct"/>
            <w:gridSpan w:val="4"/>
            <w:tcBorders>
              <w:top w:val="nil"/>
              <w:left w:val="nil"/>
              <w:bottom w:val="nil"/>
              <w:right w:val="nil"/>
            </w:tcBorders>
            <w:shd w:val="clear" w:color="auto" w:fill="auto"/>
            <w:vAlign w:val="bottom"/>
            <w:hideMark/>
          </w:tcPr>
          <w:p w14:paraId="7BCC4E65"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4,827,810 </w:t>
            </w:r>
          </w:p>
        </w:tc>
        <w:tc>
          <w:tcPr>
            <w:tcW w:w="536" w:type="pct"/>
            <w:gridSpan w:val="4"/>
            <w:tcBorders>
              <w:top w:val="nil"/>
              <w:left w:val="nil"/>
              <w:bottom w:val="nil"/>
              <w:right w:val="nil"/>
            </w:tcBorders>
            <w:shd w:val="clear" w:color="auto" w:fill="auto"/>
            <w:vAlign w:val="bottom"/>
            <w:hideMark/>
          </w:tcPr>
          <w:p w14:paraId="67E88122" w14:textId="77777777" w:rsidR="00CB44C2" w:rsidRPr="00EE48AA" w:rsidRDefault="00CB44C2" w:rsidP="00CB44C2">
            <w:pPr>
              <w:jc w:val="center"/>
              <w:rPr>
                <w:rFonts w:ascii="Cambria" w:hAnsi="Cambria" w:cs="Calibri"/>
                <w:color w:val="000000"/>
                <w:szCs w:val="20"/>
              </w:rPr>
            </w:pPr>
            <w:r w:rsidRPr="00EE48AA">
              <w:rPr>
                <w:rFonts w:ascii="Cambria" w:hAnsi="Cambria" w:cs="Calibri"/>
                <w:color w:val="000000"/>
                <w:szCs w:val="20"/>
              </w:rPr>
              <w:t xml:space="preserve">4,827,810 </w:t>
            </w:r>
          </w:p>
        </w:tc>
      </w:tr>
      <w:tr w:rsidR="000D6EC2" w:rsidRPr="00CB44C2" w14:paraId="4DCF16BC" w14:textId="77777777" w:rsidTr="000D6EC2">
        <w:trPr>
          <w:gridAfter w:val="9"/>
          <w:wAfter w:w="876" w:type="pct"/>
          <w:trHeight w:val="300"/>
        </w:trPr>
        <w:tc>
          <w:tcPr>
            <w:tcW w:w="802" w:type="pct"/>
            <w:gridSpan w:val="2"/>
            <w:tcBorders>
              <w:top w:val="single" w:sz="4" w:space="0" w:color="auto"/>
              <w:left w:val="nil"/>
              <w:bottom w:val="single" w:sz="8" w:space="0" w:color="auto"/>
              <w:right w:val="nil"/>
            </w:tcBorders>
            <w:shd w:val="clear" w:color="auto" w:fill="auto"/>
            <w:noWrap/>
            <w:vAlign w:val="bottom"/>
            <w:hideMark/>
          </w:tcPr>
          <w:p w14:paraId="1ABBE985" w14:textId="77777777" w:rsidR="00CB44C2" w:rsidRPr="00EE48AA" w:rsidRDefault="00CB44C2" w:rsidP="00CB44C2">
            <w:pPr>
              <w:rPr>
                <w:rFonts w:ascii="Cambria" w:hAnsi="Cambria" w:cs="Calibri"/>
                <w:b/>
                <w:bCs/>
                <w:color w:val="000000"/>
                <w:szCs w:val="20"/>
              </w:rPr>
            </w:pPr>
            <w:r w:rsidRPr="00EE48AA">
              <w:rPr>
                <w:rFonts w:ascii="Cambria" w:hAnsi="Cambria" w:cs="Calibri"/>
                <w:b/>
                <w:bCs/>
                <w:color w:val="000000"/>
                <w:szCs w:val="20"/>
              </w:rPr>
              <w:t>Grand Total***</w:t>
            </w:r>
          </w:p>
        </w:tc>
        <w:tc>
          <w:tcPr>
            <w:tcW w:w="650" w:type="pct"/>
            <w:gridSpan w:val="7"/>
            <w:tcBorders>
              <w:top w:val="single" w:sz="4" w:space="0" w:color="auto"/>
              <w:left w:val="nil"/>
              <w:bottom w:val="single" w:sz="8" w:space="0" w:color="auto"/>
              <w:right w:val="nil"/>
            </w:tcBorders>
            <w:shd w:val="clear" w:color="auto" w:fill="auto"/>
            <w:vAlign w:val="bottom"/>
            <w:hideMark/>
          </w:tcPr>
          <w:p w14:paraId="35FA6045"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111,954,223 </w:t>
            </w:r>
          </w:p>
        </w:tc>
        <w:tc>
          <w:tcPr>
            <w:tcW w:w="544" w:type="pct"/>
            <w:gridSpan w:val="5"/>
            <w:tcBorders>
              <w:top w:val="single" w:sz="4" w:space="0" w:color="auto"/>
              <w:left w:val="nil"/>
              <w:bottom w:val="single" w:sz="8" w:space="0" w:color="auto"/>
              <w:right w:val="nil"/>
            </w:tcBorders>
            <w:shd w:val="clear" w:color="auto" w:fill="auto"/>
            <w:vAlign w:val="bottom"/>
            <w:hideMark/>
          </w:tcPr>
          <w:p w14:paraId="614BFF72"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70,332,891 </w:t>
            </w:r>
          </w:p>
        </w:tc>
        <w:tc>
          <w:tcPr>
            <w:tcW w:w="543" w:type="pct"/>
            <w:gridSpan w:val="3"/>
            <w:tcBorders>
              <w:top w:val="single" w:sz="4" w:space="0" w:color="auto"/>
              <w:left w:val="nil"/>
              <w:bottom w:val="single" w:sz="8" w:space="0" w:color="auto"/>
              <w:right w:val="nil"/>
            </w:tcBorders>
            <w:shd w:val="clear" w:color="000000" w:fill="DDEBF7"/>
            <w:vAlign w:val="bottom"/>
            <w:hideMark/>
          </w:tcPr>
          <w:p w14:paraId="3B93A416"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10,421,005 </w:t>
            </w:r>
          </w:p>
        </w:tc>
        <w:tc>
          <w:tcPr>
            <w:tcW w:w="507" w:type="pct"/>
            <w:gridSpan w:val="3"/>
            <w:tcBorders>
              <w:top w:val="single" w:sz="4" w:space="0" w:color="auto"/>
              <w:left w:val="nil"/>
              <w:bottom w:val="single" w:sz="8" w:space="0" w:color="auto"/>
              <w:right w:val="nil"/>
            </w:tcBorders>
            <w:shd w:val="clear" w:color="auto" w:fill="auto"/>
            <w:vAlign w:val="bottom"/>
            <w:hideMark/>
          </w:tcPr>
          <w:p w14:paraId="2A0ABA82"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10,421,005 </w:t>
            </w:r>
          </w:p>
        </w:tc>
        <w:tc>
          <w:tcPr>
            <w:tcW w:w="542" w:type="pct"/>
            <w:gridSpan w:val="4"/>
            <w:tcBorders>
              <w:top w:val="single" w:sz="4" w:space="0" w:color="auto"/>
              <w:left w:val="nil"/>
              <w:bottom w:val="single" w:sz="8" w:space="0" w:color="auto"/>
              <w:right w:val="nil"/>
            </w:tcBorders>
            <w:shd w:val="clear" w:color="auto" w:fill="auto"/>
            <w:vAlign w:val="bottom"/>
            <w:hideMark/>
          </w:tcPr>
          <w:p w14:paraId="78A1D0E2"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10,421,005 </w:t>
            </w:r>
          </w:p>
        </w:tc>
        <w:tc>
          <w:tcPr>
            <w:tcW w:w="536" w:type="pct"/>
            <w:gridSpan w:val="4"/>
            <w:tcBorders>
              <w:top w:val="single" w:sz="4" w:space="0" w:color="auto"/>
              <w:left w:val="nil"/>
              <w:bottom w:val="single" w:sz="8" w:space="0" w:color="auto"/>
              <w:right w:val="nil"/>
            </w:tcBorders>
            <w:shd w:val="clear" w:color="auto" w:fill="auto"/>
            <w:vAlign w:val="bottom"/>
            <w:hideMark/>
          </w:tcPr>
          <w:p w14:paraId="72D76F20" w14:textId="77777777" w:rsidR="00CB44C2" w:rsidRPr="00EE48AA" w:rsidRDefault="00CB44C2" w:rsidP="00CB44C2">
            <w:pPr>
              <w:jc w:val="center"/>
              <w:rPr>
                <w:rFonts w:ascii="Cambria" w:hAnsi="Cambria" w:cs="Calibri"/>
                <w:b/>
                <w:bCs/>
                <w:color w:val="000000"/>
                <w:szCs w:val="20"/>
              </w:rPr>
            </w:pPr>
            <w:r w:rsidRPr="00EE48AA">
              <w:rPr>
                <w:rFonts w:ascii="Cambria" w:hAnsi="Cambria" w:cs="Calibri"/>
                <w:b/>
                <w:bCs/>
                <w:color w:val="000000"/>
                <w:szCs w:val="20"/>
              </w:rPr>
              <w:t xml:space="preserve">10,421,005 </w:t>
            </w:r>
          </w:p>
        </w:tc>
      </w:tr>
      <w:tr w:rsidR="000D6EC2" w:rsidRPr="00CB44C2" w14:paraId="0D8399E2" w14:textId="77777777" w:rsidTr="000D6EC2">
        <w:trPr>
          <w:gridAfter w:val="6"/>
          <w:wAfter w:w="569" w:type="pct"/>
          <w:trHeight w:val="290"/>
        </w:trPr>
        <w:tc>
          <w:tcPr>
            <w:tcW w:w="1508" w:type="pct"/>
            <w:gridSpan w:val="10"/>
            <w:tcBorders>
              <w:top w:val="nil"/>
              <w:left w:val="nil"/>
              <w:bottom w:val="nil"/>
              <w:right w:val="nil"/>
            </w:tcBorders>
            <w:shd w:val="clear" w:color="auto" w:fill="auto"/>
            <w:noWrap/>
            <w:vAlign w:val="bottom"/>
            <w:hideMark/>
          </w:tcPr>
          <w:p w14:paraId="1CA80ABB"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*Includes all reporting units</w:t>
            </w:r>
          </w:p>
        </w:tc>
        <w:tc>
          <w:tcPr>
            <w:tcW w:w="965" w:type="pct"/>
            <w:gridSpan w:val="6"/>
            <w:tcBorders>
              <w:top w:val="nil"/>
              <w:left w:val="nil"/>
              <w:bottom w:val="nil"/>
              <w:right w:val="nil"/>
            </w:tcBorders>
            <w:shd w:val="clear" w:color="auto" w:fill="auto"/>
            <w:noWrap/>
            <w:vAlign w:val="bottom"/>
            <w:hideMark/>
          </w:tcPr>
          <w:p w14:paraId="75B07901" w14:textId="77777777" w:rsidR="00CB44C2" w:rsidRPr="00EE48AA" w:rsidRDefault="00CB44C2" w:rsidP="00CB44C2">
            <w:pPr>
              <w:rPr>
                <w:rFonts w:ascii="Cambria" w:hAnsi="Cambria" w:cs="Calibri"/>
                <w:color w:val="000000"/>
                <w:szCs w:val="20"/>
              </w:rPr>
            </w:pPr>
          </w:p>
        </w:tc>
        <w:tc>
          <w:tcPr>
            <w:tcW w:w="489" w:type="pct"/>
            <w:gridSpan w:val="3"/>
            <w:tcBorders>
              <w:top w:val="nil"/>
              <w:left w:val="nil"/>
              <w:bottom w:val="nil"/>
              <w:right w:val="nil"/>
            </w:tcBorders>
            <w:shd w:val="clear" w:color="auto" w:fill="auto"/>
            <w:vAlign w:val="bottom"/>
            <w:hideMark/>
          </w:tcPr>
          <w:p w14:paraId="0E1F09BC" w14:textId="77777777" w:rsidR="00CB44C2" w:rsidRPr="00EE48AA" w:rsidRDefault="00CB44C2" w:rsidP="00CB44C2">
            <w:pPr>
              <w:jc w:val="center"/>
              <w:rPr>
                <w:rFonts w:ascii="Cambria" w:hAnsi="Cambria" w:cs="Times New Roman"/>
                <w:szCs w:val="20"/>
              </w:rPr>
            </w:pPr>
          </w:p>
        </w:tc>
        <w:tc>
          <w:tcPr>
            <w:tcW w:w="485" w:type="pct"/>
            <w:gridSpan w:val="4"/>
            <w:tcBorders>
              <w:top w:val="nil"/>
              <w:left w:val="nil"/>
              <w:bottom w:val="nil"/>
              <w:right w:val="nil"/>
            </w:tcBorders>
            <w:shd w:val="clear" w:color="auto" w:fill="auto"/>
            <w:vAlign w:val="bottom"/>
            <w:hideMark/>
          </w:tcPr>
          <w:p w14:paraId="57C53A33" w14:textId="77777777" w:rsidR="00CB44C2" w:rsidRPr="00EE48AA" w:rsidRDefault="00CB44C2" w:rsidP="00CB44C2">
            <w:pPr>
              <w:jc w:val="center"/>
              <w:rPr>
                <w:rFonts w:ascii="Cambria" w:hAnsi="Cambria" w:cs="Times New Roman"/>
                <w:szCs w:val="20"/>
              </w:rPr>
            </w:pPr>
          </w:p>
        </w:tc>
        <w:tc>
          <w:tcPr>
            <w:tcW w:w="464" w:type="pct"/>
            <w:gridSpan w:val="4"/>
            <w:tcBorders>
              <w:top w:val="nil"/>
              <w:left w:val="nil"/>
              <w:bottom w:val="nil"/>
              <w:right w:val="nil"/>
            </w:tcBorders>
            <w:shd w:val="clear" w:color="auto" w:fill="auto"/>
            <w:vAlign w:val="bottom"/>
            <w:hideMark/>
          </w:tcPr>
          <w:p w14:paraId="4456AC9D" w14:textId="77777777" w:rsidR="00CB44C2" w:rsidRPr="00EE48AA" w:rsidRDefault="00CB44C2" w:rsidP="00CB44C2">
            <w:pPr>
              <w:jc w:val="center"/>
              <w:rPr>
                <w:rFonts w:ascii="Cambria" w:hAnsi="Cambria" w:cs="Times New Roman"/>
                <w:szCs w:val="20"/>
              </w:rPr>
            </w:pPr>
          </w:p>
        </w:tc>
        <w:tc>
          <w:tcPr>
            <w:tcW w:w="235" w:type="pct"/>
            <w:gridSpan w:val="2"/>
            <w:tcBorders>
              <w:top w:val="nil"/>
              <w:left w:val="nil"/>
              <w:bottom w:val="nil"/>
              <w:right w:val="nil"/>
            </w:tcBorders>
            <w:shd w:val="clear" w:color="auto" w:fill="auto"/>
            <w:vAlign w:val="bottom"/>
            <w:hideMark/>
          </w:tcPr>
          <w:p w14:paraId="4C28E710" w14:textId="77777777" w:rsidR="00CB44C2" w:rsidRPr="00EE48AA" w:rsidRDefault="00CB44C2" w:rsidP="00CB44C2">
            <w:pPr>
              <w:jc w:val="center"/>
              <w:rPr>
                <w:rFonts w:ascii="Cambria" w:hAnsi="Cambria" w:cs="Times New Roman"/>
                <w:szCs w:val="20"/>
              </w:rPr>
            </w:pPr>
          </w:p>
        </w:tc>
        <w:tc>
          <w:tcPr>
            <w:tcW w:w="285" w:type="pct"/>
            <w:gridSpan w:val="2"/>
            <w:tcBorders>
              <w:top w:val="nil"/>
              <w:left w:val="nil"/>
              <w:bottom w:val="nil"/>
              <w:right w:val="nil"/>
            </w:tcBorders>
            <w:shd w:val="clear" w:color="auto" w:fill="auto"/>
            <w:vAlign w:val="bottom"/>
            <w:hideMark/>
          </w:tcPr>
          <w:p w14:paraId="58353D75" w14:textId="77777777" w:rsidR="00CB44C2" w:rsidRPr="00CB44C2" w:rsidRDefault="00CB44C2" w:rsidP="00CB44C2">
            <w:pPr>
              <w:jc w:val="center"/>
              <w:rPr>
                <w:rFonts w:ascii="Times New Roman" w:hAnsi="Times New Roman" w:cs="Times New Roman"/>
                <w:szCs w:val="20"/>
              </w:rPr>
            </w:pPr>
          </w:p>
        </w:tc>
      </w:tr>
      <w:tr w:rsidR="00EE48AA" w:rsidRPr="00CB44C2" w14:paraId="339BCEB5" w14:textId="77777777" w:rsidTr="000D6EC2">
        <w:trPr>
          <w:gridAfter w:val="4"/>
          <w:wAfter w:w="380" w:type="pct"/>
          <w:trHeight w:val="290"/>
        </w:trPr>
        <w:tc>
          <w:tcPr>
            <w:tcW w:w="2473" w:type="pct"/>
            <w:gridSpan w:val="16"/>
            <w:tcBorders>
              <w:top w:val="nil"/>
              <w:left w:val="nil"/>
              <w:bottom w:val="nil"/>
              <w:right w:val="nil"/>
            </w:tcBorders>
            <w:shd w:val="clear" w:color="auto" w:fill="auto"/>
            <w:noWrap/>
            <w:vAlign w:val="bottom"/>
            <w:hideMark/>
          </w:tcPr>
          <w:p w14:paraId="0CB3278E"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**Repayment includes escrow from fees that have earned interest.</w:t>
            </w:r>
          </w:p>
        </w:tc>
        <w:tc>
          <w:tcPr>
            <w:tcW w:w="1651" w:type="pct"/>
            <w:gridSpan w:val="12"/>
            <w:tcBorders>
              <w:top w:val="nil"/>
              <w:left w:val="nil"/>
              <w:bottom w:val="nil"/>
              <w:right w:val="nil"/>
            </w:tcBorders>
            <w:shd w:val="clear" w:color="auto" w:fill="auto"/>
            <w:vAlign w:val="bottom"/>
            <w:hideMark/>
          </w:tcPr>
          <w:p w14:paraId="50012BC1" w14:textId="77777777" w:rsidR="00CB44C2" w:rsidRPr="00EE48AA" w:rsidRDefault="00CB44C2" w:rsidP="00CB44C2">
            <w:pPr>
              <w:rPr>
                <w:rFonts w:ascii="Cambria" w:hAnsi="Cambria" w:cs="Calibri"/>
                <w:color w:val="000000"/>
                <w:szCs w:val="20"/>
              </w:rPr>
            </w:pPr>
          </w:p>
        </w:tc>
        <w:tc>
          <w:tcPr>
            <w:tcW w:w="113" w:type="pct"/>
            <w:gridSpan w:val="2"/>
            <w:tcBorders>
              <w:top w:val="nil"/>
              <w:left w:val="nil"/>
              <w:bottom w:val="nil"/>
              <w:right w:val="nil"/>
            </w:tcBorders>
            <w:shd w:val="clear" w:color="auto" w:fill="auto"/>
            <w:vAlign w:val="bottom"/>
            <w:hideMark/>
          </w:tcPr>
          <w:p w14:paraId="57F87BA8" w14:textId="77777777" w:rsidR="00CB44C2" w:rsidRPr="00CB44C2" w:rsidRDefault="00CB44C2" w:rsidP="00CB44C2">
            <w:pPr>
              <w:jc w:val="center"/>
              <w:rPr>
                <w:rFonts w:ascii="Times New Roman" w:hAnsi="Times New Roman" w:cs="Times New Roman"/>
                <w:szCs w:val="20"/>
              </w:rPr>
            </w:pPr>
          </w:p>
        </w:tc>
        <w:tc>
          <w:tcPr>
            <w:tcW w:w="194" w:type="pct"/>
            <w:tcBorders>
              <w:top w:val="nil"/>
              <w:left w:val="nil"/>
              <w:bottom w:val="nil"/>
              <w:right w:val="nil"/>
            </w:tcBorders>
            <w:shd w:val="clear" w:color="auto" w:fill="auto"/>
            <w:vAlign w:val="bottom"/>
            <w:hideMark/>
          </w:tcPr>
          <w:p w14:paraId="72ACAF20" w14:textId="77777777" w:rsidR="00CB44C2" w:rsidRPr="00CB44C2" w:rsidRDefault="00CB44C2" w:rsidP="00CB44C2">
            <w:pPr>
              <w:jc w:val="center"/>
              <w:rPr>
                <w:rFonts w:ascii="Times New Roman" w:hAnsi="Times New Roman" w:cs="Times New Roman"/>
                <w:szCs w:val="20"/>
              </w:rPr>
            </w:pPr>
          </w:p>
        </w:tc>
        <w:tc>
          <w:tcPr>
            <w:tcW w:w="95" w:type="pct"/>
            <w:tcBorders>
              <w:top w:val="nil"/>
              <w:left w:val="nil"/>
              <w:bottom w:val="nil"/>
              <w:right w:val="nil"/>
            </w:tcBorders>
            <w:shd w:val="clear" w:color="auto" w:fill="auto"/>
            <w:vAlign w:val="bottom"/>
            <w:hideMark/>
          </w:tcPr>
          <w:p w14:paraId="65C74952" w14:textId="77777777" w:rsidR="00CB44C2" w:rsidRPr="00CB44C2" w:rsidRDefault="00CB44C2" w:rsidP="00CB44C2">
            <w:pPr>
              <w:jc w:val="center"/>
              <w:rPr>
                <w:rFonts w:ascii="Times New Roman" w:hAnsi="Times New Roman" w:cs="Times New Roman"/>
                <w:szCs w:val="20"/>
              </w:rPr>
            </w:pPr>
          </w:p>
        </w:tc>
        <w:tc>
          <w:tcPr>
            <w:tcW w:w="95" w:type="pct"/>
            <w:tcBorders>
              <w:top w:val="nil"/>
              <w:left w:val="nil"/>
              <w:bottom w:val="nil"/>
              <w:right w:val="nil"/>
            </w:tcBorders>
            <w:shd w:val="clear" w:color="auto" w:fill="auto"/>
            <w:vAlign w:val="bottom"/>
            <w:hideMark/>
          </w:tcPr>
          <w:p w14:paraId="2954C1CE" w14:textId="77777777" w:rsidR="00CB44C2" w:rsidRPr="00CB44C2" w:rsidRDefault="00CB44C2" w:rsidP="00CB44C2">
            <w:pPr>
              <w:jc w:val="center"/>
              <w:rPr>
                <w:rFonts w:ascii="Times New Roman" w:hAnsi="Times New Roman" w:cs="Times New Roman"/>
                <w:szCs w:val="20"/>
              </w:rPr>
            </w:pPr>
          </w:p>
        </w:tc>
      </w:tr>
      <w:tr w:rsidR="00CB44C2" w:rsidRPr="00CB44C2" w14:paraId="7BFEA7C6" w14:textId="77777777" w:rsidTr="00EE48AA">
        <w:trPr>
          <w:trHeight w:val="290"/>
        </w:trPr>
        <w:tc>
          <w:tcPr>
            <w:tcW w:w="4620" w:type="pct"/>
            <w:gridSpan w:val="33"/>
            <w:tcBorders>
              <w:top w:val="nil"/>
              <w:left w:val="nil"/>
              <w:bottom w:val="nil"/>
              <w:right w:val="nil"/>
            </w:tcBorders>
            <w:shd w:val="clear" w:color="auto" w:fill="auto"/>
            <w:noWrap/>
            <w:vAlign w:val="bottom"/>
            <w:hideMark/>
          </w:tcPr>
          <w:p w14:paraId="7B55CB8B" w14:textId="77777777" w:rsidR="00CB44C2" w:rsidRPr="00EE48AA" w:rsidRDefault="00CB44C2" w:rsidP="00CB44C2">
            <w:pPr>
              <w:rPr>
                <w:rFonts w:ascii="Cambria" w:hAnsi="Cambria" w:cs="Calibri"/>
                <w:color w:val="000000"/>
                <w:szCs w:val="20"/>
              </w:rPr>
            </w:pPr>
            <w:r w:rsidRPr="00EE48AA">
              <w:rPr>
                <w:rFonts w:ascii="Cambria" w:hAnsi="Cambria" w:cs="Calibri"/>
                <w:color w:val="000000"/>
                <w:szCs w:val="20"/>
              </w:rPr>
              <w:t>***Includes miscellaneous adjustments for loans and other actions.</w:t>
            </w:r>
          </w:p>
        </w:tc>
        <w:tc>
          <w:tcPr>
            <w:tcW w:w="95" w:type="pct"/>
            <w:tcBorders>
              <w:top w:val="nil"/>
              <w:left w:val="nil"/>
              <w:bottom w:val="nil"/>
              <w:right w:val="nil"/>
            </w:tcBorders>
            <w:shd w:val="clear" w:color="auto" w:fill="auto"/>
            <w:vAlign w:val="bottom"/>
            <w:hideMark/>
          </w:tcPr>
          <w:p w14:paraId="256E92E0" w14:textId="77777777" w:rsidR="00CB44C2" w:rsidRPr="00CB44C2" w:rsidRDefault="00CB44C2" w:rsidP="00CB44C2">
            <w:pPr>
              <w:rPr>
                <w:rFonts w:ascii="Calibri" w:hAnsi="Calibri" w:cs="Calibri"/>
                <w:color w:val="000000"/>
                <w:szCs w:val="20"/>
              </w:rPr>
            </w:pPr>
          </w:p>
        </w:tc>
        <w:tc>
          <w:tcPr>
            <w:tcW w:w="95" w:type="pct"/>
            <w:tcBorders>
              <w:top w:val="nil"/>
              <w:left w:val="nil"/>
              <w:bottom w:val="nil"/>
              <w:right w:val="nil"/>
            </w:tcBorders>
            <w:shd w:val="clear" w:color="auto" w:fill="auto"/>
            <w:vAlign w:val="bottom"/>
            <w:hideMark/>
          </w:tcPr>
          <w:p w14:paraId="1E056D20" w14:textId="77777777" w:rsidR="00CB44C2" w:rsidRPr="00CB44C2" w:rsidRDefault="00CB44C2" w:rsidP="00CB44C2">
            <w:pPr>
              <w:jc w:val="center"/>
              <w:rPr>
                <w:rFonts w:ascii="Times New Roman" w:hAnsi="Times New Roman" w:cs="Times New Roman"/>
                <w:szCs w:val="20"/>
              </w:rPr>
            </w:pPr>
          </w:p>
        </w:tc>
        <w:tc>
          <w:tcPr>
            <w:tcW w:w="95" w:type="pct"/>
            <w:tcBorders>
              <w:top w:val="nil"/>
              <w:left w:val="nil"/>
              <w:bottom w:val="nil"/>
              <w:right w:val="nil"/>
            </w:tcBorders>
            <w:shd w:val="clear" w:color="auto" w:fill="auto"/>
            <w:vAlign w:val="bottom"/>
            <w:hideMark/>
          </w:tcPr>
          <w:p w14:paraId="51381E9E" w14:textId="77777777" w:rsidR="00CB44C2" w:rsidRPr="00CB44C2" w:rsidRDefault="00CB44C2" w:rsidP="00CB44C2">
            <w:pPr>
              <w:jc w:val="center"/>
              <w:rPr>
                <w:rFonts w:ascii="Times New Roman" w:hAnsi="Times New Roman" w:cs="Times New Roman"/>
                <w:szCs w:val="20"/>
              </w:rPr>
            </w:pPr>
          </w:p>
        </w:tc>
        <w:tc>
          <w:tcPr>
            <w:tcW w:w="95" w:type="pct"/>
            <w:tcBorders>
              <w:top w:val="nil"/>
              <w:left w:val="nil"/>
              <w:bottom w:val="nil"/>
              <w:right w:val="nil"/>
            </w:tcBorders>
            <w:shd w:val="clear" w:color="auto" w:fill="auto"/>
            <w:vAlign w:val="bottom"/>
            <w:hideMark/>
          </w:tcPr>
          <w:p w14:paraId="70FB83DD" w14:textId="77777777" w:rsidR="00CB44C2" w:rsidRPr="00CB44C2" w:rsidRDefault="00CB44C2" w:rsidP="00CB44C2">
            <w:pPr>
              <w:jc w:val="center"/>
              <w:rPr>
                <w:rFonts w:ascii="Times New Roman" w:hAnsi="Times New Roman" w:cs="Times New Roman"/>
                <w:szCs w:val="20"/>
              </w:rPr>
            </w:pPr>
          </w:p>
        </w:tc>
      </w:tr>
    </w:tbl>
    <w:p w14:paraId="037A13F9" w14:textId="77777777" w:rsidR="00CB44C2" w:rsidRPr="00D868B0" w:rsidRDefault="00CB44C2" w:rsidP="0024678C">
      <w:pPr>
        <w:jc w:val="both"/>
        <w:rPr>
          <w:rFonts w:ascii="Cambria" w:hAnsi="Cambria" w:cs="Calibri"/>
          <w:sz w:val="22"/>
        </w:rPr>
      </w:pPr>
    </w:p>
    <w:sectPr w:rsidR="00CB44C2" w:rsidRPr="00D868B0" w:rsidSect="004B1427">
      <w:headerReference w:type="default" r:id="rId37"/>
      <w:footerReference w:type="default" r:id="rId38"/>
      <w:pgSz w:w="12240" w:h="15840"/>
      <w:pgMar w:top="1440" w:right="198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885E56" w16cex:dateUtc="2021-07-01T20:31:00Z"/>
  <w16cex:commentExtensible w16cex:durableId="24886336" w16cex:dateUtc="2021-07-01T20:52:00Z"/>
  <w16cex:commentExtensible w16cex:durableId="2488692E" w16cex:dateUtc="2021-07-01T21:17:00Z"/>
  <w16cex:commentExtensible w16cex:durableId="248880B7" w16cex:dateUtc="2021-07-01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2D5F39" w16cid:durableId="24885E56"/>
  <w16cid:commentId w16cid:paraId="60A17918" w16cid:durableId="24886336"/>
  <w16cid:commentId w16cid:paraId="77905EDD" w16cid:durableId="2488692E"/>
  <w16cid:commentId w16cid:paraId="47C50EE5" w16cid:durableId="2487F31E"/>
  <w16cid:commentId w16cid:paraId="7D90F83A" w16cid:durableId="248880B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96DDF" w14:textId="77777777" w:rsidR="000376A5" w:rsidRDefault="000376A5">
      <w:r>
        <w:separator/>
      </w:r>
    </w:p>
  </w:endnote>
  <w:endnote w:type="continuationSeparator" w:id="0">
    <w:p w14:paraId="7D16BC71" w14:textId="77777777" w:rsidR="000376A5" w:rsidRDefault="0003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05BC2F" w14:textId="41AA5D01" w:rsidR="000376A5" w:rsidRDefault="000376A5" w:rsidP="001E527F">
    <w:pPr>
      <w:pStyle w:val="Footer"/>
    </w:pPr>
    <w:r>
      <w:rPr>
        <w:rStyle w:val="PageNumber"/>
        <w:rFonts w:ascii="Cambria" w:hAnsi="Cambria"/>
        <w:sz w:val="22"/>
        <w:szCs w:val="22"/>
      </w:rPr>
      <w:t>July 2, 2021</w:t>
    </w:r>
    <w:r>
      <w:rPr>
        <w:rStyle w:val="PageNumber"/>
      </w:rPr>
      <w:tab/>
    </w:r>
    <w:r w:rsidRPr="00A6752D">
      <w:rPr>
        <w:rStyle w:val="PageNumber"/>
        <w:rFonts w:ascii="Cambria" w:hAnsi="Cambria"/>
        <w:sz w:val="22"/>
        <w:szCs w:val="22"/>
      </w:rPr>
      <w:fldChar w:fldCharType="begin"/>
    </w:r>
    <w:r w:rsidRPr="00A6752D">
      <w:rPr>
        <w:rStyle w:val="PageNumber"/>
        <w:rFonts w:ascii="Cambria" w:hAnsi="Cambria"/>
        <w:sz w:val="22"/>
        <w:szCs w:val="22"/>
      </w:rPr>
      <w:instrText xml:space="preserve"> PAGE </w:instrText>
    </w:r>
    <w:r w:rsidRPr="00A6752D">
      <w:rPr>
        <w:rStyle w:val="PageNumber"/>
        <w:rFonts w:ascii="Cambria" w:hAnsi="Cambria"/>
        <w:sz w:val="22"/>
        <w:szCs w:val="22"/>
      </w:rPr>
      <w:fldChar w:fldCharType="separate"/>
    </w:r>
    <w:r w:rsidR="00211189">
      <w:rPr>
        <w:rStyle w:val="PageNumber"/>
        <w:rFonts w:ascii="Cambria" w:hAnsi="Cambria"/>
        <w:noProof/>
        <w:sz w:val="22"/>
        <w:szCs w:val="22"/>
      </w:rPr>
      <w:t>8</w:t>
    </w:r>
    <w:r w:rsidRPr="00A6752D">
      <w:rPr>
        <w:rStyle w:val="PageNumber"/>
        <w:rFonts w:ascii="Cambria" w:hAnsi="Cambria"/>
        <w:sz w:val="22"/>
        <w:szCs w:val="22"/>
      </w:rPr>
      <w:fldChar w:fldCharType="end"/>
    </w:r>
    <w:r>
      <w:rPr>
        <w:rStyle w:val="PageNumber"/>
      </w:rPr>
      <w:tab/>
    </w:r>
  </w:p>
  <w:p w14:paraId="18111245" w14:textId="77777777" w:rsidR="000376A5" w:rsidRDefault="000376A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904CE0" w14:textId="77777777" w:rsidR="000376A5" w:rsidRDefault="000376A5">
      <w:r>
        <w:separator/>
      </w:r>
    </w:p>
  </w:footnote>
  <w:footnote w:type="continuationSeparator" w:id="0">
    <w:p w14:paraId="385AE236" w14:textId="77777777" w:rsidR="000376A5" w:rsidRDefault="000376A5">
      <w:r>
        <w:continuationSeparator/>
      </w:r>
    </w:p>
  </w:footnote>
  <w:footnote w:id="1">
    <w:p w14:paraId="1633A773" w14:textId="34CC1C93" w:rsidR="000376A5" w:rsidRPr="00CF7583" w:rsidRDefault="000376A5" w:rsidP="00CD3F23">
      <w:pPr>
        <w:pStyle w:val="FootnoteText"/>
        <w:rPr>
          <w:rFonts w:ascii="Cambria" w:hAnsi="Cambria"/>
        </w:rPr>
      </w:pPr>
      <w:r w:rsidRPr="00CF7583">
        <w:rPr>
          <w:rStyle w:val="FootnoteReference"/>
          <w:rFonts w:ascii="Cambria" w:hAnsi="Cambria"/>
        </w:rPr>
        <w:footnoteRef/>
      </w:r>
      <w:r w:rsidRPr="00CF7583">
        <w:rPr>
          <w:rFonts w:ascii="Cambria" w:hAnsi="Cambria"/>
        </w:rPr>
        <w:t xml:space="preserve"> It is the intent of the State that all or a portion of the costs of projects funded by appropriations made in this Act from the Capital Development Fund</w:t>
      </w:r>
      <w:r>
        <w:rPr>
          <w:rFonts w:ascii="Cambria" w:hAnsi="Cambria"/>
        </w:rPr>
        <w:t>….</w:t>
      </w:r>
      <w:r w:rsidRPr="00CF7583">
        <w:rPr>
          <w:rFonts w:ascii="Cambria" w:hAnsi="Cambria"/>
        </w:rPr>
        <w:t>and the Build Illinois Bond Fund will be paid or reimbursed from the proceeds of tax</w:t>
      </w:r>
      <w:r>
        <w:rPr>
          <w:rFonts w:ascii="Cambria" w:hAnsi="Cambria"/>
        </w:rPr>
        <w:t>-</w:t>
      </w:r>
      <w:r w:rsidRPr="00CF7583">
        <w:rPr>
          <w:rFonts w:ascii="Cambria" w:hAnsi="Cambria"/>
        </w:rPr>
        <w:t>exempt bonds subsequently issued by the State.</w:t>
      </w:r>
    </w:p>
  </w:footnote>
  <w:footnote w:id="2">
    <w:p w14:paraId="7BF07CD7" w14:textId="2925290C" w:rsidR="000376A5" w:rsidRPr="00F47CE0" w:rsidRDefault="000376A5">
      <w:pPr>
        <w:pStyle w:val="FootnoteText"/>
        <w:rPr>
          <w:rFonts w:ascii="Cambria" w:hAnsi="Cambria"/>
        </w:rPr>
      </w:pPr>
      <w:r w:rsidRPr="00AE5F4A">
        <w:rPr>
          <w:rStyle w:val="FootnoteReference"/>
          <w:rFonts w:ascii="Cambria" w:hAnsi="Cambria"/>
        </w:rPr>
        <w:footnoteRef/>
      </w:r>
      <w:r w:rsidRPr="00AE5F4A">
        <w:rPr>
          <w:rFonts w:ascii="Cambria" w:hAnsi="Cambria"/>
        </w:rPr>
        <w:t xml:space="preserve"> For certain interdiscip</w:t>
      </w:r>
      <w:r w:rsidR="00BC0E54">
        <w:rPr>
          <w:rFonts w:ascii="Cambria" w:hAnsi="Cambria"/>
        </w:rPr>
        <w:t>linary programs, tuition</w:t>
      </w:r>
      <w:r w:rsidRPr="00AE5F4A">
        <w:rPr>
          <w:rFonts w:ascii="Cambria" w:hAnsi="Cambria"/>
        </w:rPr>
        <w:t xml:space="preserve"> is distributed after verification of enrollment.  The FY2022 basis </w:t>
      </w:r>
      <w:r w:rsidR="00BC0E54">
        <w:rPr>
          <w:rFonts w:ascii="Cambria" w:hAnsi="Cambria"/>
        </w:rPr>
        <w:t>is the 3-year average of FY19 - FY21</w:t>
      </w:r>
      <w:r w:rsidRPr="00AE5F4A">
        <w:rPr>
          <w:rFonts w:ascii="Cambria" w:hAnsi="Cambria"/>
        </w:rPr>
        <w:t>.</w:t>
      </w:r>
      <w:r>
        <w:rPr>
          <w:rFonts w:ascii="Cambria" w:hAnsi="Cambria"/>
        </w:rPr>
        <w:t xml:space="preserve"> </w:t>
      </w:r>
    </w:p>
  </w:footnote>
  <w:footnote w:id="3">
    <w:p w14:paraId="37444BE8" w14:textId="030A741A" w:rsidR="000376A5" w:rsidRPr="00A35E23" w:rsidRDefault="000376A5" w:rsidP="00A35E23">
      <w:pPr>
        <w:pStyle w:val="ListParagraph"/>
        <w:ind w:left="0"/>
        <w:jc w:val="both"/>
        <w:rPr>
          <w:rFonts w:ascii="Cambria" w:hAnsi="Cambria" w:cs="Calibri"/>
          <w:sz w:val="22"/>
        </w:rPr>
      </w:pPr>
      <w:r>
        <w:rPr>
          <w:rStyle w:val="FootnoteReference"/>
        </w:rPr>
        <w:footnoteRef/>
      </w:r>
      <w:r>
        <w:t xml:space="preserve"> </w:t>
      </w:r>
      <w:r w:rsidRPr="00026480">
        <w:rPr>
          <w:rFonts w:ascii="Cambria" w:hAnsi="Cambria" w:cs="Calibri"/>
        </w:rPr>
        <w:t>T</w:t>
      </w:r>
      <w:r w:rsidR="00A02608">
        <w:rPr>
          <w:rFonts w:ascii="Cambria" w:hAnsi="Cambria" w:cs="Calibri"/>
        </w:rPr>
        <w:t xml:space="preserve">his chart shows the cash </w:t>
      </w:r>
      <w:r w:rsidRPr="00026480">
        <w:rPr>
          <w:rFonts w:ascii="Cambria" w:hAnsi="Cambria" w:cs="Calibri"/>
        </w:rPr>
        <w:t>to be allocated</w:t>
      </w:r>
      <w:r w:rsidR="00BC0E54">
        <w:rPr>
          <w:rFonts w:ascii="Cambria" w:hAnsi="Cambria" w:cs="Calibri"/>
        </w:rPr>
        <w:t xml:space="preserve"> </w:t>
      </w:r>
      <w:r>
        <w:rPr>
          <w:rFonts w:ascii="Cambria" w:hAnsi="Cambria" w:cs="Calibri"/>
        </w:rPr>
        <w:t xml:space="preserve">for the </w:t>
      </w:r>
      <w:r w:rsidR="00A02608">
        <w:rPr>
          <w:rFonts w:ascii="Cambria" w:hAnsi="Cambria" w:cs="Calibri"/>
        </w:rPr>
        <w:t xml:space="preserve">combined financial impact from changes in </w:t>
      </w:r>
      <w:r>
        <w:rPr>
          <w:rFonts w:ascii="Cambria" w:hAnsi="Cambria" w:cs="Calibri"/>
        </w:rPr>
        <w:t>employee tuition waivers and graduate cross instruction between colleges.  Any c</w:t>
      </w:r>
      <w:r w:rsidR="00A02608">
        <w:rPr>
          <w:rFonts w:ascii="Cambria" w:hAnsi="Cambria" w:cs="Calibri"/>
        </w:rPr>
        <w:t xml:space="preserve">ollege with a negative amount will not be </w:t>
      </w:r>
      <w:r>
        <w:rPr>
          <w:rFonts w:ascii="Cambria" w:hAnsi="Cambria" w:cs="Calibri"/>
        </w:rPr>
        <w:t>reduce</w:t>
      </w:r>
      <w:r w:rsidR="00A02608">
        <w:rPr>
          <w:rFonts w:ascii="Cambria" w:hAnsi="Cambria" w:cs="Calibri"/>
        </w:rPr>
        <w:t xml:space="preserve">d </w:t>
      </w:r>
      <w:r>
        <w:rPr>
          <w:rFonts w:ascii="Cambria" w:hAnsi="Cambria" w:cs="Calibri"/>
        </w:rPr>
        <w:t>while RCM is suspended.</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579"/>
        <w:gridCol w:w="1916"/>
        <w:gridCol w:w="1440"/>
        <w:gridCol w:w="1710"/>
      </w:tblGrid>
      <w:tr w:rsidR="000376A5" w:rsidRPr="00026480" w14:paraId="1AD5DAFD" w14:textId="77777777" w:rsidTr="00A35E23">
        <w:trPr>
          <w:trHeight w:val="510"/>
        </w:trPr>
        <w:tc>
          <w:tcPr>
            <w:tcW w:w="1720" w:type="dxa"/>
            <w:shd w:val="clear" w:color="auto" w:fill="auto"/>
            <w:noWrap/>
            <w:vAlign w:val="bottom"/>
            <w:hideMark/>
          </w:tcPr>
          <w:p w14:paraId="5220C345" w14:textId="77777777" w:rsidR="000376A5" w:rsidRPr="00026480" w:rsidRDefault="000376A5" w:rsidP="00026480">
            <w:pPr>
              <w:rPr>
                <w:rFonts w:ascii="Cambria" w:hAnsi="Cambria" w:cs="Calibri"/>
                <w:color w:val="000000"/>
                <w:sz w:val="18"/>
                <w:szCs w:val="22"/>
              </w:rPr>
            </w:pPr>
            <w:bookmarkStart w:id="5" w:name="RANGE!A45:G60"/>
            <w:r w:rsidRPr="00026480">
              <w:rPr>
                <w:rFonts w:ascii="Cambria" w:hAnsi="Cambria" w:cs="Calibri"/>
                <w:color w:val="000000"/>
                <w:sz w:val="18"/>
                <w:szCs w:val="22"/>
              </w:rPr>
              <w:t xml:space="preserve">College   </w:t>
            </w:r>
            <w:bookmarkEnd w:id="5"/>
          </w:p>
        </w:tc>
        <w:tc>
          <w:tcPr>
            <w:tcW w:w="1579" w:type="dxa"/>
            <w:shd w:val="clear" w:color="000000" w:fill="B7DEE8"/>
            <w:vAlign w:val="center"/>
            <w:hideMark/>
          </w:tcPr>
          <w:p w14:paraId="4DF00C8D" w14:textId="1B5DF7E5" w:rsidR="000376A5" w:rsidRPr="00026480" w:rsidRDefault="000376A5" w:rsidP="001C6E81">
            <w:pPr>
              <w:jc w:val="center"/>
              <w:rPr>
                <w:rFonts w:ascii="Cambria" w:hAnsi="Cambria" w:cs="Calibri"/>
                <w:b/>
                <w:bCs/>
                <w:color w:val="000000"/>
                <w:sz w:val="18"/>
                <w:szCs w:val="20"/>
              </w:rPr>
            </w:pPr>
            <w:r w:rsidRPr="00026480">
              <w:rPr>
                <w:rFonts w:ascii="Cambria" w:hAnsi="Cambria" w:cs="Calibri"/>
                <w:b/>
                <w:bCs/>
                <w:color w:val="000000"/>
                <w:sz w:val="18"/>
                <w:szCs w:val="20"/>
              </w:rPr>
              <w:t>Employee Waiver Change</w:t>
            </w:r>
            <w:r>
              <w:rPr>
                <w:rFonts w:ascii="Cambria" w:hAnsi="Cambria" w:cs="Calibri"/>
                <w:b/>
                <w:bCs/>
                <w:color w:val="000000"/>
                <w:sz w:val="18"/>
                <w:szCs w:val="20"/>
              </w:rPr>
              <w:t xml:space="preserve"> </w:t>
            </w:r>
          </w:p>
        </w:tc>
        <w:tc>
          <w:tcPr>
            <w:tcW w:w="1916" w:type="dxa"/>
            <w:shd w:val="clear" w:color="000000" w:fill="B7DEE8"/>
            <w:vAlign w:val="center"/>
            <w:hideMark/>
          </w:tcPr>
          <w:p w14:paraId="0D1E58F0" w14:textId="4B941D31" w:rsidR="000376A5" w:rsidRPr="00026480" w:rsidRDefault="000376A5" w:rsidP="001C6E81">
            <w:pPr>
              <w:jc w:val="center"/>
              <w:rPr>
                <w:rFonts w:ascii="Cambria" w:hAnsi="Cambria" w:cs="Calibri"/>
                <w:b/>
                <w:bCs/>
                <w:color w:val="000000"/>
                <w:sz w:val="18"/>
                <w:szCs w:val="20"/>
              </w:rPr>
            </w:pPr>
            <w:r w:rsidRPr="00026480">
              <w:rPr>
                <w:rFonts w:ascii="Cambria" w:hAnsi="Cambria" w:cs="Calibri"/>
                <w:b/>
                <w:bCs/>
                <w:color w:val="000000"/>
                <w:sz w:val="18"/>
                <w:szCs w:val="20"/>
              </w:rPr>
              <w:t>Grad Cross Instruction Change</w:t>
            </w:r>
            <w:r>
              <w:rPr>
                <w:rFonts w:ascii="Cambria" w:hAnsi="Cambria" w:cs="Calibri"/>
                <w:b/>
                <w:bCs/>
                <w:color w:val="000000"/>
                <w:sz w:val="18"/>
                <w:szCs w:val="20"/>
              </w:rPr>
              <w:t xml:space="preserve"> </w:t>
            </w:r>
          </w:p>
        </w:tc>
        <w:tc>
          <w:tcPr>
            <w:tcW w:w="1440" w:type="dxa"/>
            <w:shd w:val="clear" w:color="000000" w:fill="B7DEE8"/>
            <w:vAlign w:val="center"/>
            <w:hideMark/>
          </w:tcPr>
          <w:p w14:paraId="6046AF40" w14:textId="37BAD082" w:rsidR="000376A5" w:rsidRPr="00026480" w:rsidRDefault="000376A5" w:rsidP="00026480">
            <w:pPr>
              <w:jc w:val="center"/>
              <w:rPr>
                <w:rFonts w:ascii="Cambria" w:hAnsi="Cambria" w:cs="Calibri"/>
                <w:b/>
                <w:bCs/>
                <w:color w:val="000000"/>
                <w:sz w:val="18"/>
                <w:szCs w:val="20"/>
              </w:rPr>
            </w:pPr>
            <w:r>
              <w:rPr>
                <w:rFonts w:ascii="Cambria" w:hAnsi="Cambria" w:cs="Calibri"/>
                <w:b/>
                <w:bCs/>
                <w:color w:val="000000"/>
                <w:sz w:val="18"/>
                <w:szCs w:val="20"/>
              </w:rPr>
              <w:t>Total Change</w:t>
            </w:r>
          </w:p>
        </w:tc>
        <w:tc>
          <w:tcPr>
            <w:tcW w:w="1710" w:type="dxa"/>
            <w:shd w:val="clear" w:color="000000" w:fill="B7DEE8"/>
            <w:vAlign w:val="center"/>
            <w:hideMark/>
          </w:tcPr>
          <w:p w14:paraId="206D43FC" w14:textId="58C2E1D9" w:rsidR="000376A5" w:rsidRPr="00026480" w:rsidRDefault="000376A5" w:rsidP="00211189">
            <w:pPr>
              <w:jc w:val="center"/>
              <w:rPr>
                <w:rFonts w:ascii="Cambria" w:hAnsi="Cambria" w:cs="Calibri"/>
                <w:b/>
                <w:bCs/>
                <w:color w:val="000000"/>
                <w:sz w:val="18"/>
                <w:szCs w:val="20"/>
              </w:rPr>
            </w:pPr>
            <w:del w:id="6" w:author="Kehoe, Colleen" w:date="2021-07-09T16:00:00Z">
              <w:r w:rsidRPr="00026480" w:rsidDel="00211189">
                <w:rPr>
                  <w:rFonts w:ascii="Cambria" w:hAnsi="Cambria" w:cs="Calibri"/>
                  <w:b/>
                  <w:bCs/>
                  <w:color w:val="000000"/>
                  <w:sz w:val="18"/>
                  <w:szCs w:val="20"/>
                </w:rPr>
                <w:delText>FY2</w:delText>
              </w:r>
              <w:r w:rsidDel="00211189">
                <w:rPr>
                  <w:rFonts w:ascii="Cambria" w:hAnsi="Cambria" w:cs="Calibri"/>
                  <w:b/>
                  <w:bCs/>
                  <w:color w:val="000000"/>
                  <w:sz w:val="18"/>
                  <w:szCs w:val="20"/>
                </w:rPr>
                <w:delText>2</w:delText>
              </w:r>
              <w:r w:rsidRPr="00026480" w:rsidDel="00211189">
                <w:rPr>
                  <w:rFonts w:ascii="Cambria" w:hAnsi="Cambria" w:cs="Calibri"/>
                  <w:b/>
                  <w:bCs/>
                  <w:color w:val="000000"/>
                  <w:sz w:val="18"/>
                  <w:szCs w:val="20"/>
                </w:rPr>
                <w:delText xml:space="preserve"> </w:delText>
              </w:r>
            </w:del>
            <w:ins w:id="7" w:author="Kehoe, Colleen" w:date="2021-07-09T16:00:00Z">
              <w:r w:rsidR="00211189" w:rsidRPr="00026480">
                <w:rPr>
                  <w:rFonts w:ascii="Cambria" w:hAnsi="Cambria" w:cs="Calibri"/>
                  <w:b/>
                  <w:bCs/>
                  <w:color w:val="000000"/>
                  <w:sz w:val="18"/>
                  <w:szCs w:val="20"/>
                </w:rPr>
                <w:t>FY2</w:t>
              </w:r>
              <w:r w:rsidR="00211189">
                <w:rPr>
                  <w:rFonts w:ascii="Cambria" w:hAnsi="Cambria" w:cs="Calibri"/>
                  <w:b/>
                  <w:bCs/>
                  <w:color w:val="000000"/>
                  <w:sz w:val="18"/>
                  <w:szCs w:val="20"/>
                </w:rPr>
                <w:t>1</w:t>
              </w:r>
              <w:r w:rsidR="00211189" w:rsidRPr="00026480">
                <w:rPr>
                  <w:rFonts w:ascii="Cambria" w:hAnsi="Cambria" w:cs="Calibri"/>
                  <w:b/>
                  <w:bCs/>
                  <w:color w:val="000000"/>
                  <w:sz w:val="18"/>
                  <w:szCs w:val="20"/>
                </w:rPr>
                <w:t xml:space="preserve"> </w:t>
              </w:r>
            </w:ins>
            <w:r w:rsidRPr="00026480">
              <w:rPr>
                <w:rFonts w:ascii="Cambria" w:hAnsi="Cambria" w:cs="Calibri"/>
                <w:b/>
                <w:bCs/>
                <w:color w:val="000000"/>
                <w:sz w:val="18"/>
                <w:szCs w:val="20"/>
              </w:rPr>
              <w:t>Transfer</w:t>
            </w:r>
            <w:r>
              <w:rPr>
                <w:rFonts w:ascii="Cambria" w:hAnsi="Cambria" w:cs="Calibri"/>
                <w:b/>
                <w:bCs/>
                <w:color w:val="000000"/>
                <w:sz w:val="18"/>
                <w:szCs w:val="20"/>
              </w:rPr>
              <w:t xml:space="preserve"> Pending</w:t>
            </w:r>
          </w:p>
        </w:tc>
      </w:tr>
      <w:tr w:rsidR="000376A5" w:rsidRPr="00026480" w14:paraId="3AA5C998" w14:textId="77777777" w:rsidTr="00A35E23">
        <w:trPr>
          <w:trHeight w:val="242"/>
        </w:trPr>
        <w:tc>
          <w:tcPr>
            <w:tcW w:w="1720" w:type="dxa"/>
            <w:shd w:val="clear" w:color="auto" w:fill="auto"/>
            <w:noWrap/>
            <w:vAlign w:val="bottom"/>
            <w:hideMark/>
          </w:tcPr>
          <w:p w14:paraId="193ED77B"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CAHS</w:t>
            </w:r>
          </w:p>
        </w:tc>
        <w:tc>
          <w:tcPr>
            <w:tcW w:w="1579" w:type="dxa"/>
            <w:shd w:val="clear" w:color="auto" w:fill="auto"/>
            <w:noWrap/>
            <w:vAlign w:val="bottom"/>
            <w:hideMark/>
          </w:tcPr>
          <w:p w14:paraId="1ADD4CA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($4,000)</w:t>
            </w:r>
          </w:p>
        </w:tc>
        <w:tc>
          <w:tcPr>
            <w:tcW w:w="1916" w:type="dxa"/>
            <w:shd w:val="clear" w:color="auto" w:fill="auto"/>
            <w:noWrap/>
            <w:vAlign w:val="bottom"/>
            <w:hideMark/>
          </w:tcPr>
          <w:p w14:paraId="36D324C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($50,800)</w:t>
            </w:r>
          </w:p>
        </w:tc>
        <w:tc>
          <w:tcPr>
            <w:tcW w:w="1440" w:type="dxa"/>
            <w:shd w:val="clear" w:color="auto" w:fill="auto"/>
            <w:noWrap/>
            <w:vAlign w:val="bottom"/>
            <w:hideMark/>
          </w:tcPr>
          <w:p w14:paraId="5D37766E"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($54,800)</w:t>
            </w:r>
          </w:p>
        </w:tc>
        <w:tc>
          <w:tcPr>
            <w:tcW w:w="1710" w:type="dxa"/>
            <w:shd w:val="clear" w:color="auto" w:fill="auto"/>
            <w:noWrap/>
            <w:vAlign w:val="bottom"/>
            <w:hideMark/>
          </w:tcPr>
          <w:p w14:paraId="003CE18F" w14:textId="670B7E27"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3CA4BE86" w14:textId="77777777" w:rsidTr="00A35E23">
        <w:trPr>
          <w:trHeight w:val="287"/>
        </w:trPr>
        <w:tc>
          <w:tcPr>
            <w:tcW w:w="1720" w:type="dxa"/>
            <w:shd w:val="clear" w:color="auto" w:fill="auto"/>
            <w:noWrap/>
            <w:vAlign w:val="bottom"/>
            <w:hideMark/>
          </w:tcPr>
          <w:p w14:paraId="0533B13A"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CADA</w:t>
            </w:r>
          </w:p>
        </w:tc>
        <w:tc>
          <w:tcPr>
            <w:tcW w:w="1579" w:type="dxa"/>
            <w:shd w:val="clear" w:color="auto" w:fill="auto"/>
            <w:noWrap/>
            <w:vAlign w:val="bottom"/>
            <w:hideMark/>
          </w:tcPr>
          <w:p w14:paraId="2B22BA3D"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($6,800)</w:t>
            </w:r>
          </w:p>
        </w:tc>
        <w:tc>
          <w:tcPr>
            <w:tcW w:w="1916" w:type="dxa"/>
            <w:shd w:val="clear" w:color="auto" w:fill="auto"/>
            <w:noWrap/>
            <w:vAlign w:val="bottom"/>
            <w:hideMark/>
          </w:tcPr>
          <w:p w14:paraId="6E4F8A87"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($17,600)</w:t>
            </w:r>
          </w:p>
        </w:tc>
        <w:tc>
          <w:tcPr>
            <w:tcW w:w="1440" w:type="dxa"/>
            <w:shd w:val="clear" w:color="auto" w:fill="auto"/>
            <w:noWrap/>
            <w:vAlign w:val="bottom"/>
            <w:hideMark/>
          </w:tcPr>
          <w:p w14:paraId="7C824B1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($24,400)</w:t>
            </w:r>
          </w:p>
        </w:tc>
        <w:tc>
          <w:tcPr>
            <w:tcW w:w="1710" w:type="dxa"/>
            <w:shd w:val="clear" w:color="auto" w:fill="auto"/>
            <w:noWrap/>
            <w:vAlign w:val="bottom"/>
            <w:hideMark/>
          </w:tcPr>
          <w:p w14:paraId="657B0CBE" w14:textId="668160A7"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40B4E577" w14:textId="77777777" w:rsidTr="00A35E23">
        <w:trPr>
          <w:trHeight w:val="242"/>
        </w:trPr>
        <w:tc>
          <w:tcPr>
            <w:tcW w:w="1720" w:type="dxa"/>
            <w:shd w:val="clear" w:color="auto" w:fill="auto"/>
            <w:noWrap/>
            <w:vAlign w:val="bottom"/>
            <w:hideMark/>
          </w:tcPr>
          <w:p w14:paraId="172DEAEE"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CBA</w:t>
            </w:r>
          </w:p>
        </w:tc>
        <w:tc>
          <w:tcPr>
            <w:tcW w:w="1579" w:type="dxa"/>
            <w:shd w:val="clear" w:color="auto" w:fill="auto"/>
            <w:noWrap/>
            <w:vAlign w:val="bottom"/>
            <w:hideMark/>
          </w:tcPr>
          <w:p w14:paraId="579A748A"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$2,600 </w:t>
            </w:r>
          </w:p>
        </w:tc>
        <w:tc>
          <w:tcPr>
            <w:tcW w:w="1916" w:type="dxa"/>
            <w:shd w:val="clear" w:color="auto" w:fill="auto"/>
            <w:noWrap/>
            <w:vAlign w:val="bottom"/>
            <w:hideMark/>
          </w:tcPr>
          <w:p w14:paraId="5B75C84B"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($46,200)</w:t>
            </w:r>
          </w:p>
        </w:tc>
        <w:tc>
          <w:tcPr>
            <w:tcW w:w="1440" w:type="dxa"/>
            <w:shd w:val="clear" w:color="auto" w:fill="auto"/>
            <w:noWrap/>
            <w:vAlign w:val="bottom"/>
            <w:hideMark/>
          </w:tcPr>
          <w:p w14:paraId="5091D03E"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($43,600)</w:t>
            </w:r>
          </w:p>
        </w:tc>
        <w:tc>
          <w:tcPr>
            <w:tcW w:w="1710" w:type="dxa"/>
            <w:shd w:val="clear" w:color="auto" w:fill="auto"/>
            <w:noWrap/>
            <w:vAlign w:val="bottom"/>
            <w:hideMark/>
          </w:tcPr>
          <w:p w14:paraId="56BD8C1C" w14:textId="73565723"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076C02A4" w14:textId="77777777" w:rsidTr="00A35E23">
        <w:trPr>
          <w:trHeight w:val="197"/>
        </w:trPr>
        <w:tc>
          <w:tcPr>
            <w:tcW w:w="1720" w:type="dxa"/>
            <w:shd w:val="clear" w:color="auto" w:fill="auto"/>
            <w:noWrap/>
            <w:vAlign w:val="bottom"/>
            <w:hideMark/>
          </w:tcPr>
          <w:p w14:paraId="76D3D128"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DENT</w:t>
            </w:r>
          </w:p>
        </w:tc>
        <w:tc>
          <w:tcPr>
            <w:tcW w:w="1579" w:type="dxa"/>
            <w:shd w:val="clear" w:color="auto" w:fill="auto"/>
            <w:noWrap/>
            <w:vAlign w:val="bottom"/>
            <w:hideMark/>
          </w:tcPr>
          <w:p w14:paraId="370BDDF3"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$15,000 </w:t>
            </w:r>
          </w:p>
        </w:tc>
        <w:tc>
          <w:tcPr>
            <w:tcW w:w="1916" w:type="dxa"/>
            <w:shd w:val="clear" w:color="auto" w:fill="auto"/>
            <w:noWrap/>
            <w:vAlign w:val="bottom"/>
            <w:hideMark/>
          </w:tcPr>
          <w:p w14:paraId="5D4E74D7"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($17,600)</w:t>
            </w:r>
          </w:p>
        </w:tc>
        <w:tc>
          <w:tcPr>
            <w:tcW w:w="1440" w:type="dxa"/>
            <w:shd w:val="clear" w:color="auto" w:fill="auto"/>
            <w:noWrap/>
            <w:vAlign w:val="bottom"/>
            <w:hideMark/>
          </w:tcPr>
          <w:p w14:paraId="25E5337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($2,600)</w:t>
            </w:r>
          </w:p>
        </w:tc>
        <w:tc>
          <w:tcPr>
            <w:tcW w:w="1710" w:type="dxa"/>
            <w:shd w:val="clear" w:color="auto" w:fill="auto"/>
            <w:noWrap/>
            <w:vAlign w:val="bottom"/>
            <w:hideMark/>
          </w:tcPr>
          <w:p w14:paraId="1219EB7E" w14:textId="7B1CBCC6"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71ECA7E4" w14:textId="77777777" w:rsidTr="00A35E23">
        <w:trPr>
          <w:trHeight w:val="251"/>
        </w:trPr>
        <w:tc>
          <w:tcPr>
            <w:tcW w:w="1720" w:type="dxa"/>
            <w:shd w:val="clear" w:color="auto" w:fill="auto"/>
            <w:noWrap/>
            <w:vAlign w:val="bottom"/>
            <w:hideMark/>
          </w:tcPr>
          <w:p w14:paraId="55ADF417"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EDUC</w:t>
            </w:r>
          </w:p>
        </w:tc>
        <w:tc>
          <w:tcPr>
            <w:tcW w:w="1579" w:type="dxa"/>
            <w:shd w:val="clear" w:color="auto" w:fill="auto"/>
            <w:noWrap/>
            <w:vAlign w:val="bottom"/>
            <w:hideMark/>
          </w:tcPr>
          <w:p w14:paraId="0D79FE22"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$53,000 </w:t>
            </w:r>
          </w:p>
        </w:tc>
        <w:tc>
          <w:tcPr>
            <w:tcW w:w="1916" w:type="dxa"/>
            <w:shd w:val="clear" w:color="auto" w:fill="auto"/>
            <w:noWrap/>
            <w:vAlign w:val="bottom"/>
            <w:hideMark/>
          </w:tcPr>
          <w:p w14:paraId="1C1727C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$46,200 </w:t>
            </w:r>
          </w:p>
        </w:tc>
        <w:tc>
          <w:tcPr>
            <w:tcW w:w="1440" w:type="dxa"/>
            <w:shd w:val="clear" w:color="auto" w:fill="auto"/>
            <w:noWrap/>
            <w:vAlign w:val="bottom"/>
            <w:hideMark/>
          </w:tcPr>
          <w:p w14:paraId="3F5DFDC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$99,200 </w:t>
            </w:r>
          </w:p>
        </w:tc>
        <w:tc>
          <w:tcPr>
            <w:tcW w:w="1710" w:type="dxa"/>
            <w:shd w:val="clear" w:color="auto" w:fill="auto"/>
            <w:noWrap/>
            <w:vAlign w:val="bottom"/>
            <w:hideMark/>
          </w:tcPr>
          <w:p w14:paraId="50A20027"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$99,200 </w:t>
            </w:r>
          </w:p>
        </w:tc>
      </w:tr>
      <w:tr w:rsidR="000376A5" w:rsidRPr="00026480" w14:paraId="436B77EF" w14:textId="77777777" w:rsidTr="00A35E23">
        <w:trPr>
          <w:trHeight w:val="206"/>
        </w:trPr>
        <w:tc>
          <w:tcPr>
            <w:tcW w:w="1720" w:type="dxa"/>
            <w:shd w:val="clear" w:color="auto" w:fill="auto"/>
            <w:noWrap/>
            <w:vAlign w:val="bottom"/>
            <w:hideMark/>
          </w:tcPr>
          <w:p w14:paraId="1EF1B9DC"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ENG</w:t>
            </w:r>
          </w:p>
        </w:tc>
        <w:tc>
          <w:tcPr>
            <w:tcW w:w="1579" w:type="dxa"/>
            <w:shd w:val="clear" w:color="auto" w:fill="auto"/>
            <w:noWrap/>
            <w:vAlign w:val="bottom"/>
            <w:hideMark/>
          </w:tcPr>
          <w:p w14:paraId="3A73F348"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($600)</w:t>
            </w:r>
          </w:p>
        </w:tc>
        <w:tc>
          <w:tcPr>
            <w:tcW w:w="1916" w:type="dxa"/>
            <w:shd w:val="clear" w:color="auto" w:fill="auto"/>
            <w:noWrap/>
            <w:vAlign w:val="bottom"/>
            <w:hideMark/>
          </w:tcPr>
          <w:p w14:paraId="0D48DA24"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$135,200 </w:t>
            </w:r>
          </w:p>
        </w:tc>
        <w:tc>
          <w:tcPr>
            <w:tcW w:w="1440" w:type="dxa"/>
            <w:shd w:val="clear" w:color="auto" w:fill="auto"/>
            <w:noWrap/>
            <w:vAlign w:val="bottom"/>
            <w:hideMark/>
          </w:tcPr>
          <w:p w14:paraId="3EE54768"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$134,600 </w:t>
            </w:r>
          </w:p>
        </w:tc>
        <w:tc>
          <w:tcPr>
            <w:tcW w:w="1710" w:type="dxa"/>
            <w:shd w:val="clear" w:color="auto" w:fill="auto"/>
            <w:noWrap/>
            <w:vAlign w:val="bottom"/>
            <w:hideMark/>
          </w:tcPr>
          <w:p w14:paraId="4E4B8CF5"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$134,600 </w:t>
            </w:r>
          </w:p>
        </w:tc>
      </w:tr>
      <w:tr w:rsidR="000376A5" w:rsidRPr="00026480" w14:paraId="716C7B7C" w14:textId="77777777" w:rsidTr="00A35E23">
        <w:trPr>
          <w:trHeight w:val="179"/>
        </w:trPr>
        <w:tc>
          <w:tcPr>
            <w:tcW w:w="1720" w:type="dxa"/>
            <w:shd w:val="clear" w:color="auto" w:fill="auto"/>
            <w:noWrap/>
            <w:vAlign w:val="bottom"/>
            <w:hideMark/>
          </w:tcPr>
          <w:p w14:paraId="0CE4D901"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HONORS</w:t>
            </w:r>
          </w:p>
        </w:tc>
        <w:tc>
          <w:tcPr>
            <w:tcW w:w="1579" w:type="dxa"/>
            <w:shd w:val="clear" w:color="auto" w:fill="auto"/>
            <w:noWrap/>
            <w:vAlign w:val="bottom"/>
            <w:hideMark/>
          </w:tcPr>
          <w:p w14:paraId="4265B24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$4,800 </w:t>
            </w:r>
          </w:p>
        </w:tc>
        <w:tc>
          <w:tcPr>
            <w:tcW w:w="1916" w:type="dxa"/>
            <w:shd w:val="clear" w:color="auto" w:fill="auto"/>
            <w:noWrap/>
            <w:vAlign w:val="bottom"/>
            <w:hideMark/>
          </w:tcPr>
          <w:p w14:paraId="527579D4"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$0 </w:t>
            </w:r>
          </w:p>
        </w:tc>
        <w:tc>
          <w:tcPr>
            <w:tcW w:w="1440" w:type="dxa"/>
            <w:shd w:val="clear" w:color="auto" w:fill="auto"/>
            <w:noWrap/>
            <w:vAlign w:val="bottom"/>
            <w:hideMark/>
          </w:tcPr>
          <w:p w14:paraId="7FCF95A6"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$4,800 </w:t>
            </w:r>
          </w:p>
        </w:tc>
        <w:tc>
          <w:tcPr>
            <w:tcW w:w="1710" w:type="dxa"/>
            <w:shd w:val="clear" w:color="auto" w:fill="auto"/>
            <w:noWrap/>
            <w:vAlign w:val="bottom"/>
            <w:hideMark/>
          </w:tcPr>
          <w:p w14:paraId="5DF7405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$4,800 </w:t>
            </w:r>
          </w:p>
        </w:tc>
      </w:tr>
      <w:tr w:rsidR="000376A5" w:rsidRPr="00026480" w14:paraId="4F1DF70D" w14:textId="77777777" w:rsidTr="00A35E23">
        <w:trPr>
          <w:trHeight w:val="224"/>
        </w:trPr>
        <w:tc>
          <w:tcPr>
            <w:tcW w:w="1720" w:type="dxa"/>
            <w:shd w:val="clear" w:color="auto" w:fill="auto"/>
            <w:noWrap/>
            <w:vAlign w:val="bottom"/>
            <w:hideMark/>
          </w:tcPr>
          <w:p w14:paraId="69CA2620"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LAS</w:t>
            </w:r>
          </w:p>
        </w:tc>
        <w:tc>
          <w:tcPr>
            <w:tcW w:w="1579" w:type="dxa"/>
            <w:shd w:val="clear" w:color="auto" w:fill="auto"/>
            <w:noWrap/>
            <w:vAlign w:val="bottom"/>
            <w:hideMark/>
          </w:tcPr>
          <w:p w14:paraId="0B2590FD"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$42,000 </w:t>
            </w:r>
          </w:p>
        </w:tc>
        <w:tc>
          <w:tcPr>
            <w:tcW w:w="1916" w:type="dxa"/>
            <w:shd w:val="clear" w:color="auto" w:fill="auto"/>
            <w:noWrap/>
            <w:vAlign w:val="bottom"/>
            <w:hideMark/>
          </w:tcPr>
          <w:p w14:paraId="3B37FAF3"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($60,000)</w:t>
            </w:r>
          </w:p>
        </w:tc>
        <w:tc>
          <w:tcPr>
            <w:tcW w:w="1440" w:type="dxa"/>
            <w:shd w:val="clear" w:color="auto" w:fill="auto"/>
            <w:noWrap/>
            <w:vAlign w:val="bottom"/>
            <w:hideMark/>
          </w:tcPr>
          <w:p w14:paraId="6DA3093A"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($18,000)</w:t>
            </w:r>
          </w:p>
        </w:tc>
        <w:tc>
          <w:tcPr>
            <w:tcW w:w="1710" w:type="dxa"/>
            <w:shd w:val="clear" w:color="auto" w:fill="auto"/>
            <w:noWrap/>
            <w:vAlign w:val="bottom"/>
            <w:hideMark/>
          </w:tcPr>
          <w:p w14:paraId="5147EB62" w14:textId="06F69335"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108FD5AF" w14:textId="77777777" w:rsidTr="00A35E23">
        <w:trPr>
          <w:trHeight w:val="179"/>
        </w:trPr>
        <w:tc>
          <w:tcPr>
            <w:tcW w:w="1720" w:type="dxa"/>
            <w:shd w:val="clear" w:color="auto" w:fill="auto"/>
            <w:noWrap/>
            <w:vAlign w:val="bottom"/>
            <w:hideMark/>
          </w:tcPr>
          <w:p w14:paraId="4B9B8F81"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MED</w:t>
            </w:r>
          </w:p>
        </w:tc>
        <w:tc>
          <w:tcPr>
            <w:tcW w:w="1579" w:type="dxa"/>
            <w:shd w:val="clear" w:color="auto" w:fill="auto"/>
            <w:noWrap/>
            <w:vAlign w:val="bottom"/>
            <w:hideMark/>
          </w:tcPr>
          <w:p w14:paraId="29DD2347"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$24,800 </w:t>
            </w:r>
          </w:p>
        </w:tc>
        <w:tc>
          <w:tcPr>
            <w:tcW w:w="1916" w:type="dxa"/>
            <w:shd w:val="clear" w:color="auto" w:fill="auto"/>
            <w:noWrap/>
            <w:vAlign w:val="bottom"/>
            <w:hideMark/>
          </w:tcPr>
          <w:p w14:paraId="239F255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$16,000 </w:t>
            </w:r>
          </w:p>
        </w:tc>
        <w:tc>
          <w:tcPr>
            <w:tcW w:w="1440" w:type="dxa"/>
            <w:shd w:val="clear" w:color="auto" w:fill="auto"/>
            <w:noWrap/>
            <w:vAlign w:val="bottom"/>
            <w:hideMark/>
          </w:tcPr>
          <w:p w14:paraId="2B6896E8"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$40,800 </w:t>
            </w:r>
          </w:p>
        </w:tc>
        <w:tc>
          <w:tcPr>
            <w:tcW w:w="1710" w:type="dxa"/>
            <w:shd w:val="clear" w:color="auto" w:fill="auto"/>
            <w:noWrap/>
            <w:vAlign w:val="bottom"/>
            <w:hideMark/>
          </w:tcPr>
          <w:p w14:paraId="421DE966"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$40,800 </w:t>
            </w:r>
          </w:p>
        </w:tc>
        <w:bookmarkStart w:id="8" w:name="_GoBack"/>
        <w:bookmarkEnd w:id="8"/>
      </w:tr>
      <w:tr w:rsidR="000376A5" w:rsidRPr="00026480" w14:paraId="2DD05F6A" w14:textId="77777777" w:rsidTr="00A35E23">
        <w:trPr>
          <w:trHeight w:val="224"/>
        </w:trPr>
        <w:tc>
          <w:tcPr>
            <w:tcW w:w="1720" w:type="dxa"/>
            <w:shd w:val="clear" w:color="auto" w:fill="auto"/>
            <w:noWrap/>
            <w:vAlign w:val="bottom"/>
            <w:hideMark/>
          </w:tcPr>
          <w:p w14:paraId="79055610"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NURS</w:t>
            </w:r>
          </w:p>
        </w:tc>
        <w:tc>
          <w:tcPr>
            <w:tcW w:w="1579" w:type="dxa"/>
            <w:shd w:val="clear" w:color="auto" w:fill="auto"/>
            <w:noWrap/>
            <w:vAlign w:val="bottom"/>
            <w:hideMark/>
          </w:tcPr>
          <w:p w14:paraId="5CC3AC8E"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$15,200 </w:t>
            </w:r>
          </w:p>
        </w:tc>
        <w:tc>
          <w:tcPr>
            <w:tcW w:w="1916" w:type="dxa"/>
            <w:shd w:val="clear" w:color="auto" w:fill="auto"/>
            <w:noWrap/>
            <w:vAlign w:val="bottom"/>
            <w:hideMark/>
          </w:tcPr>
          <w:p w14:paraId="59BFB075"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$6,000 </w:t>
            </w:r>
          </w:p>
        </w:tc>
        <w:tc>
          <w:tcPr>
            <w:tcW w:w="1440" w:type="dxa"/>
            <w:shd w:val="clear" w:color="auto" w:fill="auto"/>
            <w:noWrap/>
            <w:vAlign w:val="bottom"/>
            <w:hideMark/>
          </w:tcPr>
          <w:p w14:paraId="29E14F6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$21,200 </w:t>
            </w:r>
          </w:p>
        </w:tc>
        <w:tc>
          <w:tcPr>
            <w:tcW w:w="1710" w:type="dxa"/>
            <w:shd w:val="clear" w:color="auto" w:fill="auto"/>
            <w:noWrap/>
            <w:vAlign w:val="bottom"/>
            <w:hideMark/>
          </w:tcPr>
          <w:p w14:paraId="6C770A3B"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$21,200 </w:t>
            </w:r>
          </w:p>
        </w:tc>
      </w:tr>
      <w:tr w:rsidR="000376A5" w:rsidRPr="00026480" w14:paraId="16469DC7" w14:textId="77777777" w:rsidTr="00A35E23">
        <w:trPr>
          <w:trHeight w:val="170"/>
        </w:trPr>
        <w:tc>
          <w:tcPr>
            <w:tcW w:w="1720" w:type="dxa"/>
            <w:shd w:val="clear" w:color="auto" w:fill="auto"/>
            <w:noWrap/>
            <w:vAlign w:val="bottom"/>
            <w:hideMark/>
          </w:tcPr>
          <w:p w14:paraId="2DE9213A"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PHARM</w:t>
            </w:r>
          </w:p>
        </w:tc>
        <w:tc>
          <w:tcPr>
            <w:tcW w:w="1579" w:type="dxa"/>
            <w:shd w:val="clear" w:color="auto" w:fill="auto"/>
            <w:noWrap/>
            <w:vAlign w:val="bottom"/>
            <w:hideMark/>
          </w:tcPr>
          <w:p w14:paraId="63AC7EFE"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($12,000)</w:t>
            </w:r>
          </w:p>
        </w:tc>
        <w:tc>
          <w:tcPr>
            <w:tcW w:w="1916" w:type="dxa"/>
            <w:shd w:val="clear" w:color="auto" w:fill="auto"/>
            <w:noWrap/>
            <w:vAlign w:val="bottom"/>
            <w:hideMark/>
          </w:tcPr>
          <w:p w14:paraId="6B90B6B4"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($27,600)</w:t>
            </w:r>
          </w:p>
        </w:tc>
        <w:tc>
          <w:tcPr>
            <w:tcW w:w="1440" w:type="dxa"/>
            <w:shd w:val="clear" w:color="auto" w:fill="auto"/>
            <w:noWrap/>
            <w:vAlign w:val="bottom"/>
            <w:hideMark/>
          </w:tcPr>
          <w:p w14:paraId="29BE0ED4"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($39,600)</w:t>
            </w:r>
          </w:p>
        </w:tc>
        <w:tc>
          <w:tcPr>
            <w:tcW w:w="1710" w:type="dxa"/>
            <w:shd w:val="clear" w:color="auto" w:fill="auto"/>
            <w:noWrap/>
            <w:vAlign w:val="bottom"/>
            <w:hideMark/>
          </w:tcPr>
          <w:p w14:paraId="1FBFA5C1" w14:textId="213DCD80"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77E5EF25" w14:textId="77777777" w:rsidTr="00A35E23">
        <w:trPr>
          <w:trHeight w:val="143"/>
        </w:trPr>
        <w:tc>
          <w:tcPr>
            <w:tcW w:w="1720" w:type="dxa"/>
            <w:shd w:val="clear" w:color="auto" w:fill="auto"/>
            <w:noWrap/>
            <w:vAlign w:val="bottom"/>
            <w:hideMark/>
          </w:tcPr>
          <w:p w14:paraId="2E1FABC4"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SPH</w:t>
            </w:r>
          </w:p>
        </w:tc>
        <w:tc>
          <w:tcPr>
            <w:tcW w:w="1579" w:type="dxa"/>
            <w:shd w:val="clear" w:color="auto" w:fill="auto"/>
            <w:noWrap/>
            <w:vAlign w:val="bottom"/>
            <w:hideMark/>
          </w:tcPr>
          <w:p w14:paraId="100D5B31"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($43,600)</w:t>
            </w:r>
          </w:p>
        </w:tc>
        <w:tc>
          <w:tcPr>
            <w:tcW w:w="1916" w:type="dxa"/>
            <w:shd w:val="clear" w:color="auto" w:fill="auto"/>
            <w:noWrap/>
            <w:vAlign w:val="bottom"/>
            <w:hideMark/>
          </w:tcPr>
          <w:p w14:paraId="6B702A3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$58,000 </w:t>
            </w:r>
          </w:p>
        </w:tc>
        <w:tc>
          <w:tcPr>
            <w:tcW w:w="1440" w:type="dxa"/>
            <w:shd w:val="clear" w:color="auto" w:fill="auto"/>
            <w:noWrap/>
            <w:vAlign w:val="bottom"/>
            <w:hideMark/>
          </w:tcPr>
          <w:p w14:paraId="49112BEB"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$14,400 </w:t>
            </w:r>
          </w:p>
        </w:tc>
        <w:tc>
          <w:tcPr>
            <w:tcW w:w="1710" w:type="dxa"/>
            <w:shd w:val="clear" w:color="auto" w:fill="auto"/>
            <w:noWrap/>
            <w:vAlign w:val="bottom"/>
            <w:hideMark/>
          </w:tcPr>
          <w:p w14:paraId="3EEBD20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$14,400 </w:t>
            </w:r>
          </w:p>
        </w:tc>
      </w:tr>
      <w:tr w:rsidR="000376A5" w:rsidRPr="00026480" w14:paraId="504A65ED" w14:textId="77777777" w:rsidTr="00A35E23">
        <w:trPr>
          <w:trHeight w:val="188"/>
        </w:trPr>
        <w:tc>
          <w:tcPr>
            <w:tcW w:w="1720" w:type="dxa"/>
            <w:shd w:val="clear" w:color="auto" w:fill="auto"/>
            <w:noWrap/>
            <w:vAlign w:val="bottom"/>
            <w:hideMark/>
          </w:tcPr>
          <w:p w14:paraId="4B146802"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JACSW</w:t>
            </w:r>
          </w:p>
        </w:tc>
        <w:tc>
          <w:tcPr>
            <w:tcW w:w="1579" w:type="dxa"/>
            <w:shd w:val="clear" w:color="auto" w:fill="auto"/>
            <w:noWrap/>
            <w:vAlign w:val="bottom"/>
            <w:hideMark/>
          </w:tcPr>
          <w:p w14:paraId="68E70172"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$8,000 </w:t>
            </w:r>
          </w:p>
        </w:tc>
        <w:tc>
          <w:tcPr>
            <w:tcW w:w="1916" w:type="dxa"/>
            <w:shd w:val="clear" w:color="auto" w:fill="auto"/>
            <w:noWrap/>
            <w:vAlign w:val="bottom"/>
            <w:hideMark/>
          </w:tcPr>
          <w:p w14:paraId="012F61C3"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$16,200 </w:t>
            </w:r>
          </w:p>
        </w:tc>
        <w:tc>
          <w:tcPr>
            <w:tcW w:w="1440" w:type="dxa"/>
            <w:shd w:val="clear" w:color="auto" w:fill="auto"/>
            <w:noWrap/>
            <w:vAlign w:val="bottom"/>
            <w:hideMark/>
          </w:tcPr>
          <w:p w14:paraId="11C6262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$24,200 </w:t>
            </w:r>
          </w:p>
        </w:tc>
        <w:tc>
          <w:tcPr>
            <w:tcW w:w="1710" w:type="dxa"/>
            <w:shd w:val="clear" w:color="auto" w:fill="auto"/>
            <w:noWrap/>
            <w:vAlign w:val="bottom"/>
            <w:hideMark/>
          </w:tcPr>
          <w:p w14:paraId="67CD7690"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000000"/>
                <w:sz w:val="18"/>
                <w:szCs w:val="22"/>
              </w:rPr>
              <w:t xml:space="preserve">$24,200 </w:t>
            </w:r>
          </w:p>
        </w:tc>
      </w:tr>
      <w:tr w:rsidR="000376A5" w:rsidRPr="00026480" w14:paraId="7B5F3D0A" w14:textId="77777777" w:rsidTr="00A35E23">
        <w:trPr>
          <w:trHeight w:val="224"/>
        </w:trPr>
        <w:tc>
          <w:tcPr>
            <w:tcW w:w="1720" w:type="dxa"/>
            <w:shd w:val="clear" w:color="auto" w:fill="auto"/>
            <w:noWrap/>
            <w:vAlign w:val="bottom"/>
            <w:hideMark/>
          </w:tcPr>
          <w:p w14:paraId="5135195A" w14:textId="77777777" w:rsidR="000376A5" w:rsidRPr="00026480" w:rsidRDefault="000376A5" w:rsidP="00026480">
            <w:pPr>
              <w:rPr>
                <w:rFonts w:ascii="Cambria" w:hAnsi="Cambria" w:cs="Calibri"/>
                <w:color w:val="000000"/>
                <w:sz w:val="18"/>
                <w:szCs w:val="20"/>
              </w:rPr>
            </w:pPr>
            <w:r w:rsidRPr="00026480">
              <w:rPr>
                <w:rFonts w:ascii="Cambria" w:hAnsi="Cambria" w:cs="Calibri"/>
                <w:color w:val="000000"/>
                <w:sz w:val="18"/>
                <w:szCs w:val="20"/>
              </w:rPr>
              <w:t>CUPPA</w:t>
            </w:r>
          </w:p>
        </w:tc>
        <w:tc>
          <w:tcPr>
            <w:tcW w:w="1579" w:type="dxa"/>
            <w:shd w:val="clear" w:color="auto" w:fill="auto"/>
            <w:noWrap/>
            <w:vAlign w:val="bottom"/>
            <w:hideMark/>
          </w:tcPr>
          <w:p w14:paraId="7D1A6CE1"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($20,800)</w:t>
            </w:r>
          </w:p>
        </w:tc>
        <w:tc>
          <w:tcPr>
            <w:tcW w:w="1916" w:type="dxa"/>
            <w:shd w:val="clear" w:color="auto" w:fill="auto"/>
            <w:noWrap/>
            <w:vAlign w:val="bottom"/>
            <w:hideMark/>
          </w:tcPr>
          <w:p w14:paraId="79CFF61C"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($16,800)</w:t>
            </w:r>
          </w:p>
        </w:tc>
        <w:tc>
          <w:tcPr>
            <w:tcW w:w="1440" w:type="dxa"/>
            <w:shd w:val="clear" w:color="auto" w:fill="auto"/>
            <w:noWrap/>
            <w:vAlign w:val="bottom"/>
            <w:hideMark/>
          </w:tcPr>
          <w:p w14:paraId="3A219279" w14:textId="77777777" w:rsidR="000376A5" w:rsidRPr="00026480" w:rsidRDefault="000376A5" w:rsidP="00026480">
            <w:pPr>
              <w:jc w:val="right"/>
              <w:rPr>
                <w:rFonts w:ascii="Cambria" w:hAnsi="Cambria" w:cs="Calibri"/>
                <w:color w:val="000000"/>
                <w:sz w:val="18"/>
                <w:szCs w:val="22"/>
              </w:rPr>
            </w:pPr>
            <w:r w:rsidRPr="00026480">
              <w:rPr>
                <w:rFonts w:ascii="Cambria" w:hAnsi="Cambria" w:cs="Calibri"/>
                <w:color w:val="FF0000"/>
                <w:sz w:val="18"/>
                <w:szCs w:val="22"/>
              </w:rPr>
              <w:t>($37,600)</w:t>
            </w:r>
          </w:p>
        </w:tc>
        <w:tc>
          <w:tcPr>
            <w:tcW w:w="1710" w:type="dxa"/>
            <w:shd w:val="clear" w:color="auto" w:fill="auto"/>
            <w:noWrap/>
            <w:vAlign w:val="bottom"/>
            <w:hideMark/>
          </w:tcPr>
          <w:p w14:paraId="691C3D0E" w14:textId="7B61CBF8" w:rsidR="000376A5" w:rsidRPr="00026480" w:rsidRDefault="000376A5" w:rsidP="00026480">
            <w:pPr>
              <w:rPr>
                <w:rFonts w:ascii="Cambria" w:hAnsi="Cambria" w:cs="Calibri"/>
                <w:color w:val="000000"/>
                <w:sz w:val="18"/>
                <w:szCs w:val="16"/>
              </w:rPr>
            </w:pPr>
            <w:r>
              <w:rPr>
                <w:rFonts w:ascii="Cambria" w:hAnsi="Cambria" w:cs="Calibri"/>
                <w:color w:val="000000"/>
                <w:sz w:val="18"/>
                <w:szCs w:val="16"/>
              </w:rPr>
              <w:t xml:space="preserve"> </w:t>
            </w:r>
          </w:p>
        </w:tc>
      </w:tr>
      <w:tr w:rsidR="000376A5" w:rsidRPr="00026480" w14:paraId="56EC2ADC" w14:textId="77777777" w:rsidTr="00A35E23">
        <w:trPr>
          <w:trHeight w:val="170"/>
        </w:trPr>
        <w:tc>
          <w:tcPr>
            <w:tcW w:w="1720" w:type="dxa"/>
            <w:shd w:val="clear" w:color="000000" w:fill="EEECE1"/>
            <w:noWrap/>
            <w:vAlign w:val="bottom"/>
            <w:hideMark/>
          </w:tcPr>
          <w:p w14:paraId="0FB5AB9C" w14:textId="77777777" w:rsidR="000376A5" w:rsidRPr="00026480" w:rsidRDefault="000376A5" w:rsidP="00026480">
            <w:pPr>
              <w:rPr>
                <w:rFonts w:ascii="Cambria" w:hAnsi="Cambria" w:cs="Calibri"/>
                <w:b/>
                <w:bCs/>
                <w:color w:val="000000"/>
                <w:sz w:val="18"/>
                <w:szCs w:val="22"/>
              </w:rPr>
            </w:pPr>
            <w:r w:rsidRPr="00026480">
              <w:rPr>
                <w:rFonts w:ascii="Cambria" w:hAnsi="Cambria" w:cs="Calibri"/>
                <w:b/>
                <w:bCs/>
                <w:color w:val="000000"/>
                <w:sz w:val="18"/>
                <w:szCs w:val="22"/>
              </w:rPr>
              <w:t>COLLEGES TOTAL</w:t>
            </w:r>
          </w:p>
        </w:tc>
        <w:tc>
          <w:tcPr>
            <w:tcW w:w="1579" w:type="dxa"/>
            <w:shd w:val="clear" w:color="auto" w:fill="auto"/>
            <w:noWrap/>
            <w:vAlign w:val="bottom"/>
            <w:hideMark/>
          </w:tcPr>
          <w:p w14:paraId="478546A1" w14:textId="77777777" w:rsidR="000376A5" w:rsidRPr="00026480" w:rsidRDefault="000376A5" w:rsidP="00026480">
            <w:pPr>
              <w:jc w:val="right"/>
              <w:rPr>
                <w:rFonts w:ascii="Cambria" w:hAnsi="Cambria" w:cs="Calibri"/>
                <w:b/>
                <w:bCs/>
                <w:color w:val="000000"/>
                <w:sz w:val="18"/>
                <w:szCs w:val="22"/>
              </w:rPr>
            </w:pPr>
            <w:r w:rsidRPr="00026480">
              <w:rPr>
                <w:rFonts w:ascii="Cambria" w:hAnsi="Cambria" w:cs="Calibri"/>
                <w:b/>
                <w:bCs/>
                <w:color w:val="000000"/>
                <w:sz w:val="18"/>
                <w:szCs w:val="22"/>
              </w:rPr>
              <w:t xml:space="preserve">$75,200 </w:t>
            </w:r>
          </w:p>
        </w:tc>
        <w:tc>
          <w:tcPr>
            <w:tcW w:w="1916" w:type="dxa"/>
            <w:shd w:val="clear" w:color="auto" w:fill="auto"/>
            <w:noWrap/>
            <w:vAlign w:val="bottom"/>
            <w:hideMark/>
          </w:tcPr>
          <w:p w14:paraId="5EF368DA" w14:textId="77777777" w:rsidR="000376A5" w:rsidRPr="00026480" w:rsidRDefault="000376A5" w:rsidP="00026480">
            <w:pPr>
              <w:jc w:val="right"/>
              <w:rPr>
                <w:rFonts w:ascii="Cambria" w:hAnsi="Cambria" w:cs="Calibri"/>
                <w:b/>
                <w:bCs/>
                <w:color w:val="000000"/>
                <w:sz w:val="18"/>
                <w:szCs w:val="22"/>
              </w:rPr>
            </w:pPr>
            <w:r w:rsidRPr="00026480">
              <w:rPr>
                <w:rFonts w:ascii="Cambria" w:hAnsi="Cambria" w:cs="Calibri"/>
                <w:b/>
                <w:bCs/>
                <w:color w:val="FF0000"/>
                <w:sz w:val="18"/>
                <w:szCs w:val="22"/>
              </w:rPr>
              <w:t>($3,000)</w:t>
            </w:r>
          </w:p>
        </w:tc>
        <w:tc>
          <w:tcPr>
            <w:tcW w:w="1440" w:type="dxa"/>
            <w:shd w:val="clear" w:color="auto" w:fill="auto"/>
            <w:noWrap/>
            <w:vAlign w:val="bottom"/>
            <w:hideMark/>
          </w:tcPr>
          <w:p w14:paraId="3B0A4F48" w14:textId="77777777" w:rsidR="000376A5" w:rsidRPr="00026480" w:rsidRDefault="000376A5" w:rsidP="00026480">
            <w:pPr>
              <w:jc w:val="right"/>
              <w:rPr>
                <w:rFonts w:ascii="Cambria" w:hAnsi="Cambria" w:cs="Calibri"/>
                <w:b/>
                <w:bCs/>
                <w:color w:val="000000"/>
                <w:sz w:val="18"/>
                <w:szCs w:val="22"/>
              </w:rPr>
            </w:pPr>
            <w:r w:rsidRPr="00026480">
              <w:rPr>
                <w:rFonts w:ascii="Cambria" w:hAnsi="Cambria" w:cs="Calibri"/>
                <w:b/>
                <w:bCs/>
                <w:color w:val="000000"/>
                <w:sz w:val="18"/>
                <w:szCs w:val="22"/>
              </w:rPr>
              <w:t xml:space="preserve">$72,200 </w:t>
            </w:r>
          </w:p>
        </w:tc>
        <w:tc>
          <w:tcPr>
            <w:tcW w:w="1710" w:type="dxa"/>
            <w:shd w:val="clear" w:color="auto" w:fill="auto"/>
            <w:noWrap/>
            <w:vAlign w:val="bottom"/>
            <w:hideMark/>
          </w:tcPr>
          <w:p w14:paraId="5EC216A9" w14:textId="36FAB3A3" w:rsidR="000376A5" w:rsidRPr="00026480" w:rsidRDefault="000376A5" w:rsidP="00A35E23">
            <w:pPr>
              <w:jc w:val="right"/>
              <w:rPr>
                <w:rFonts w:ascii="Cambria" w:hAnsi="Cambria" w:cs="Calibri"/>
                <w:b/>
                <w:bCs/>
                <w:color w:val="000000"/>
                <w:sz w:val="18"/>
                <w:szCs w:val="22"/>
              </w:rPr>
            </w:pPr>
            <w:r>
              <w:rPr>
                <w:rFonts w:ascii="Cambria" w:hAnsi="Cambria" w:cs="Calibri"/>
                <w:b/>
                <w:bCs/>
                <w:color w:val="000000"/>
                <w:sz w:val="18"/>
                <w:szCs w:val="22"/>
              </w:rPr>
              <w:t xml:space="preserve"> $            </w:t>
            </w:r>
            <w:r w:rsidRPr="00026480">
              <w:rPr>
                <w:rFonts w:ascii="Cambria" w:hAnsi="Cambria" w:cs="Calibri"/>
                <w:b/>
                <w:bCs/>
                <w:color w:val="000000"/>
                <w:sz w:val="18"/>
                <w:szCs w:val="22"/>
              </w:rPr>
              <w:t xml:space="preserve">339,200 </w:t>
            </w:r>
          </w:p>
        </w:tc>
      </w:tr>
    </w:tbl>
    <w:p w14:paraId="1FE9812D" w14:textId="37CFBAF6" w:rsidR="000376A5" w:rsidRDefault="000376A5">
      <w:pPr>
        <w:pStyle w:val="FootnoteText"/>
      </w:pPr>
    </w:p>
  </w:footnote>
  <w:footnote w:id="4">
    <w:p w14:paraId="2693C41E" w14:textId="053932FB" w:rsidR="000376A5" w:rsidRPr="00934CBD" w:rsidRDefault="000376A5">
      <w:pPr>
        <w:pStyle w:val="FootnoteText"/>
        <w:rPr>
          <w:rFonts w:ascii="Cambria" w:hAnsi="Cambria"/>
        </w:rPr>
      </w:pPr>
      <w:r w:rsidRPr="00934CBD">
        <w:rPr>
          <w:rStyle w:val="FootnoteReference"/>
          <w:rFonts w:ascii="Cambria" w:hAnsi="Cambria"/>
        </w:rPr>
        <w:footnoteRef/>
      </w:r>
      <w:r w:rsidRPr="00934CBD">
        <w:rPr>
          <w:rFonts w:ascii="Cambria" w:hAnsi="Cambria"/>
        </w:rPr>
        <w:t xml:space="preserve"> Administrative allowance funds are assessed a portion of these rates but not HLD and Retirement.</w:t>
      </w:r>
    </w:p>
  </w:footnote>
  <w:footnote w:id="5">
    <w:p w14:paraId="7F19B912" w14:textId="5CF9B6FF" w:rsidR="000376A5" w:rsidRPr="006E47A0" w:rsidRDefault="000376A5">
      <w:pPr>
        <w:pStyle w:val="FootnoteText"/>
        <w:rPr>
          <w:rFonts w:ascii="Cambria" w:hAnsi="Cambria"/>
        </w:rPr>
      </w:pPr>
      <w:r w:rsidRPr="006E47A0">
        <w:rPr>
          <w:rStyle w:val="FootnoteReference"/>
          <w:rFonts w:ascii="Cambria" w:hAnsi="Cambria"/>
        </w:rPr>
        <w:footnoteRef/>
      </w:r>
      <w:r w:rsidRPr="006E47A0">
        <w:rPr>
          <w:rFonts w:ascii="Cambria" w:hAnsi="Cambria"/>
        </w:rPr>
        <w:t xml:space="preserve"> </w:t>
      </w:r>
      <w:r>
        <w:rPr>
          <w:rFonts w:ascii="Cambria" w:hAnsi="Cambria"/>
        </w:rPr>
        <w:t xml:space="preserve">The Old-Age, Survivors, and Disability Insurance taxable wage base was set at $142,800 in 2021, </w:t>
      </w:r>
      <w:r w:rsidRPr="006E47A0">
        <w:rPr>
          <w:rFonts w:ascii="Cambria" w:hAnsi="Cambria"/>
          <w:color w:val="000000"/>
          <w:shd w:val="clear" w:color="auto" w:fill="FFFFFF"/>
        </w:rPr>
        <w:t>There</w:t>
      </w:r>
      <w:r>
        <w:rPr>
          <w:rFonts w:ascii="Cambria" w:hAnsi="Cambria"/>
          <w:color w:val="000000"/>
          <w:shd w:val="clear" w:color="auto" w:fill="FFFFFF"/>
        </w:rPr>
        <w:t xml:space="preserve"> i</w:t>
      </w:r>
      <w:r w:rsidRPr="006E47A0">
        <w:rPr>
          <w:rFonts w:ascii="Cambria" w:hAnsi="Cambria"/>
          <w:color w:val="000000"/>
          <w:shd w:val="clear" w:color="auto" w:fill="FFFFFF"/>
        </w:rPr>
        <w:t>s no wage base limit for Medicare tax. All covered wages are subject to Medicare tax.</w:t>
      </w:r>
    </w:p>
  </w:footnote>
  <w:footnote w:id="6">
    <w:p w14:paraId="0D5F830C" w14:textId="6D9F7A99" w:rsidR="000376A5" w:rsidRDefault="000376A5">
      <w:pPr>
        <w:pStyle w:val="FootnoteText"/>
      </w:pPr>
      <w:r w:rsidRPr="00A43F6D">
        <w:rPr>
          <w:rStyle w:val="FootnoteReference"/>
          <w:sz w:val="18"/>
        </w:rPr>
        <w:footnoteRef/>
      </w:r>
      <w:r w:rsidRPr="00A43F6D">
        <w:rPr>
          <w:sz w:val="18"/>
        </w:rPr>
        <w:t xml:space="preserve"> </w:t>
      </w:r>
      <w:r w:rsidRPr="00A43F6D">
        <w:rPr>
          <w:rFonts w:ascii="Cambria" w:hAnsi="Cambria" w:cs="Helvetica"/>
          <w:color w:val="000000"/>
          <w:szCs w:val="22"/>
        </w:rPr>
        <w:t xml:space="preserve">In almost all instances, our provisional fringe benefit rates are approved as submitted.  </w:t>
      </w:r>
    </w:p>
  </w:footnote>
  <w:footnote w:id="7">
    <w:p w14:paraId="6277474E" w14:textId="7D3AFB6A" w:rsidR="000376A5" w:rsidRPr="00A20636" w:rsidRDefault="000376A5">
      <w:pPr>
        <w:pStyle w:val="FootnoteText"/>
        <w:rPr>
          <w:rFonts w:ascii="Cambria" w:hAnsi="Cambria"/>
        </w:rPr>
      </w:pPr>
      <w:r w:rsidRPr="00A20636">
        <w:rPr>
          <w:rStyle w:val="FootnoteReference"/>
          <w:rFonts w:ascii="Cambria" w:hAnsi="Cambria"/>
        </w:rPr>
        <w:footnoteRef/>
      </w:r>
      <w:r w:rsidRPr="00A20636">
        <w:rPr>
          <w:rFonts w:ascii="Cambria" w:hAnsi="Cambria"/>
        </w:rPr>
        <w:t xml:space="preserve"> </w:t>
      </w:r>
      <w:r w:rsidRPr="00A20636">
        <w:rPr>
          <w:rFonts w:ascii="Cambria" w:hAnsi="Cambria" w:cs="Calibri"/>
          <w:iCs/>
          <w:color w:val="000000"/>
        </w:rPr>
        <w:t>MSI has not been awarded; amount is an estimate based on past award algorithm. Expenditure plans will be adjusted accordingly once the Department of Education finalizes the award.</w:t>
      </w:r>
    </w:p>
  </w:footnote>
  <w:footnote w:id="8">
    <w:p w14:paraId="6508DDCD" w14:textId="67488127" w:rsidR="000376A5" w:rsidRPr="001878C8" w:rsidRDefault="000376A5">
      <w:pPr>
        <w:pStyle w:val="FootnoteText"/>
        <w:rPr>
          <w:rFonts w:ascii="Cambria" w:hAnsi="Cambria"/>
        </w:rPr>
      </w:pPr>
      <w:r w:rsidRPr="001878C8">
        <w:rPr>
          <w:rStyle w:val="FootnoteReference"/>
          <w:rFonts w:ascii="Cambria" w:hAnsi="Cambria"/>
        </w:rPr>
        <w:footnoteRef/>
      </w:r>
      <w:r w:rsidRPr="001878C8">
        <w:rPr>
          <w:rFonts w:ascii="Cambria" w:hAnsi="Cambria"/>
        </w:rPr>
        <w:t xml:space="preserve"> This information was disseminated on June 11, 2021 to Deans, Vice Chancellors, Associate Chancellors, and Vice Provosts.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top w:w="72" w:type="dxa"/>
        <w:left w:w="115" w:type="dxa"/>
        <w:bottom w:w="72" w:type="dxa"/>
        <w:right w:w="115" w:type="dxa"/>
      </w:tblCellMar>
      <w:tblLook w:val="04A0" w:firstRow="1" w:lastRow="0" w:firstColumn="1" w:lastColumn="0" w:noHBand="0" w:noVBand="1"/>
    </w:tblPr>
    <w:tblGrid>
      <w:gridCol w:w="2646"/>
      <w:gridCol w:w="6174"/>
    </w:tblGrid>
    <w:tr w:rsidR="000376A5" w14:paraId="1113A7DF" w14:textId="77777777" w:rsidTr="005A3CFC">
      <w:tc>
        <w:tcPr>
          <w:tcW w:w="1500" w:type="pct"/>
          <w:tcBorders>
            <w:bottom w:val="single" w:sz="4" w:space="0" w:color="943634"/>
          </w:tcBorders>
          <w:shd w:val="clear" w:color="auto" w:fill="943634"/>
          <w:vAlign w:val="bottom"/>
        </w:tcPr>
        <w:p w14:paraId="4DABA9C5" w14:textId="59609731" w:rsidR="000376A5" w:rsidRPr="005A3CFC" w:rsidRDefault="000376A5" w:rsidP="00784549">
          <w:pPr>
            <w:pStyle w:val="Header"/>
            <w:jc w:val="right"/>
            <w:rPr>
              <w:color w:val="FFFFFF"/>
            </w:rPr>
          </w:pPr>
          <w:r w:rsidRPr="00E47E26">
            <w:rPr>
              <w:rFonts w:ascii="Cambria" w:hAnsi="Cambria"/>
              <w:b/>
              <w:color w:val="FFFFFF" w:themeColor="background1"/>
              <w:sz w:val="32"/>
            </w:rPr>
            <w:t>FY 202</w:t>
          </w:r>
          <w:r>
            <w:rPr>
              <w:rFonts w:ascii="Cambria" w:hAnsi="Cambria"/>
              <w:b/>
              <w:color w:val="FFFFFF" w:themeColor="background1"/>
              <w:sz w:val="32"/>
            </w:rPr>
            <w:t>2</w:t>
          </w:r>
        </w:p>
      </w:tc>
      <w:tc>
        <w:tcPr>
          <w:tcW w:w="4000" w:type="pct"/>
          <w:tcBorders>
            <w:bottom w:val="single" w:sz="4" w:space="0" w:color="auto"/>
          </w:tcBorders>
          <w:vAlign w:val="bottom"/>
        </w:tcPr>
        <w:p w14:paraId="4D9CBD36" w14:textId="77777777" w:rsidR="000376A5" w:rsidRPr="005A3CFC" w:rsidRDefault="000376A5" w:rsidP="005A3CFC">
          <w:pPr>
            <w:pStyle w:val="Header"/>
            <w:rPr>
              <w:color w:val="76923C"/>
              <w:sz w:val="24"/>
            </w:rPr>
          </w:pPr>
          <w:r>
            <w:rPr>
              <w:b/>
              <w:bCs/>
              <w:color w:val="76923C"/>
              <w:sz w:val="24"/>
            </w:rPr>
            <w:t xml:space="preserve"> </w:t>
          </w:r>
          <w:r w:rsidRPr="0083744B">
            <w:rPr>
              <w:rFonts w:ascii="Cambria" w:hAnsi="Cambria"/>
              <w:b/>
              <w:bCs/>
              <w:caps/>
              <w:sz w:val="24"/>
            </w:rPr>
            <w:t>Budget Development &amp; SALARY Guidelines</w:t>
          </w:r>
          <w:r w:rsidRPr="0083744B">
            <w:rPr>
              <w:b/>
              <w:bCs/>
              <w:color w:val="76923C"/>
              <w:sz w:val="22"/>
            </w:rPr>
            <w:t xml:space="preserve"> </w:t>
          </w:r>
        </w:p>
      </w:tc>
    </w:tr>
  </w:tbl>
  <w:p w14:paraId="3A1BD507" w14:textId="77777777" w:rsidR="000376A5" w:rsidRDefault="0003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37B48"/>
    <w:multiLevelType w:val="hybridMultilevel"/>
    <w:tmpl w:val="74461360"/>
    <w:lvl w:ilvl="0" w:tplc="B61614D0">
      <w:start w:val="8"/>
      <w:numFmt w:val="upperRoman"/>
      <w:lvlText w:val="%1."/>
      <w:lvlJc w:val="left"/>
      <w:pPr>
        <w:ind w:left="720" w:hanging="72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79F00BC"/>
    <w:multiLevelType w:val="hybridMultilevel"/>
    <w:tmpl w:val="4C5CE8A8"/>
    <w:lvl w:ilvl="0" w:tplc="548E3F84">
      <w:start w:val="1"/>
      <w:numFmt w:val="decimal"/>
      <w:lvlText w:val="%1."/>
      <w:lvlJc w:val="left"/>
      <w:pPr>
        <w:ind w:left="990" w:hanging="360"/>
      </w:pPr>
      <w:rPr>
        <w:rFonts w:hint="default"/>
        <w:b/>
        <w:i w:val="0"/>
      </w:rPr>
    </w:lvl>
    <w:lvl w:ilvl="1" w:tplc="304EA268">
      <w:start w:val="1"/>
      <w:numFmt w:val="decimal"/>
      <w:lvlText w:val="%2."/>
      <w:lvlJc w:val="left"/>
      <w:pPr>
        <w:ind w:left="1710" w:hanging="360"/>
      </w:pPr>
      <w:rPr>
        <w:rFonts w:ascii="Cambria" w:eastAsia="Times New Roman" w:hAnsi="Cambria" w:cs="Arial"/>
        <w:color w:val="auto"/>
      </w:r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1CC6E37"/>
    <w:multiLevelType w:val="hybridMultilevel"/>
    <w:tmpl w:val="21CA94AA"/>
    <w:lvl w:ilvl="0" w:tplc="C83AF056">
      <w:start w:val="1"/>
      <w:numFmt w:val="upperLetter"/>
      <w:lvlText w:val="%1."/>
      <w:lvlJc w:val="left"/>
      <w:pPr>
        <w:ind w:left="1080" w:hanging="360"/>
      </w:pPr>
      <w:rPr>
        <w:rFonts w:hint="default"/>
        <w:b/>
        <w:i w:val="0"/>
        <w:sz w:val="22"/>
      </w:rPr>
    </w:lvl>
    <w:lvl w:ilvl="1" w:tplc="9B90798E">
      <w:start w:val="1"/>
      <w:numFmt w:val="decimal"/>
      <w:lvlText w:val="%2."/>
      <w:lvlJc w:val="left"/>
      <w:pPr>
        <w:ind w:left="1800" w:hanging="360"/>
      </w:pPr>
      <w:rPr>
        <w:rFonts w:ascii="Cambria" w:eastAsia="Times New Roman" w:hAnsi="Cambria" w:cs="Arial"/>
        <w:b w:val="0"/>
        <w:i w:val="0"/>
      </w:rPr>
    </w:lvl>
    <w:lvl w:ilvl="2" w:tplc="B9D4A316">
      <w:start w:val="1"/>
      <w:numFmt w:val="lowerLetter"/>
      <w:lvlText w:val="%3."/>
      <w:lvlJc w:val="right"/>
      <w:pPr>
        <w:ind w:left="2520" w:hanging="180"/>
      </w:pPr>
      <w:rPr>
        <w:rFonts w:ascii="Cambria" w:eastAsia="Times New Roman" w:hAnsi="Cambria" w:cs="Calibri"/>
        <w:b w:val="0"/>
        <w:sz w:val="22"/>
        <w:szCs w:val="24"/>
      </w:rPr>
    </w:lvl>
    <w:lvl w:ilvl="3" w:tplc="1916D64E">
      <w:start w:val="1"/>
      <w:numFmt w:val="lowerLetter"/>
      <w:lvlText w:val="%4."/>
      <w:lvlJc w:val="left"/>
      <w:pPr>
        <w:ind w:left="3240" w:hanging="360"/>
      </w:pPr>
      <w:rPr>
        <w:rFonts w:cs="Arial"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9416C7"/>
    <w:multiLevelType w:val="hybridMultilevel"/>
    <w:tmpl w:val="2760FD14"/>
    <w:lvl w:ilvl="0" w:tplc="9AECD366">
      <w:start w:val="1"/>
      <w:numFmt w:val="bullet"/>
      <w:lvlText w:val="•"/>
      <w:lvlJc w:val="left"/>
      <w:pPr>
        <w:tabs>
          <w:tab w:val="num" w:pos="1080"/>
        </w:tabs>
        <w:ind w:left="1080" w:hanging="360"/>
      </w:pPr>
      <w:rPr>
        <w:rFonts w:ascii="Arial" w:hAnsi="Arial" w:cs="Times New Roman" w:hint="default"/>
      </w:rPr>
    </w:lvl>
    <w:lvl w:ilvl="1" w:tplc="95685A7C">
      <w:numFmt w:val="bullet"/>
      <w:lvlText w:val="–"/>
      <w:lvlJc w:val="left"/>
      <w:pPr>
        <w:tabs>
          <w:tab w:val="num" w:pos="1800"/>
        </w:tabs>
        <w:ind w:left="1800" w:hanging="360"/>
      </w:pPr>
      <w:rPr>
        <w:rFonts w:ascii="Arial" w:hAnsi="Arial" w:cs="Times New Roman" w:hint="default"/>
      </w:rPr>
    </w:lvl>
    <w:lvl w:ilvl="2" w:tplc="AB1854B0">
      <w:start w:val="1"/>
      <w:numFmt w:val="bullet"/>
      <w:lvlText w:val="•"/>
      <w:lvlJc w:val="left"/>
      <w:pPr>
        <w:tabs>
          <w:tab w:val="num" w:pos="2520"/>
        </w:tabs>
        <w:ind w:left="2520" w:hanging="360"/>
      </w:pPr>
      <w:rPr>
        <w:rFonts w:ascii="Arial" w:hAnsi="Arial" w:cs="Times New Roman" w:hint="default"/>
      </w:rPr>
    </w:lvl>
    <w:lvl w:ilvl="3" w:tplc="6E10E1DE">
      <w:start w:val="1"/>
      <w:numFmt w:val="bullet"/>
      <w:lvlText w:val="•"/>
      <w:lvlJc w:val="left"/>
      <w:pPr>
        <w:tabs>
          <w:tab w:val="num" w:pos="3240"/>
        </w:tabs>
        <w:ind w:left="3240" w:hanging="360"/>
      </w:pPr>
      <w:rPr>
        <w:rFonts w:ascii="Arial" w:hAnsi="Arial" w:cs="Times New Roman" w:hint="default"/>
      </w:rPr>
    </w:lvl>
    <w:lvl w:ilvl="4" w:tplc="C668F89A">
      <w:start w:val="1"/>
      <w:numFmt w:val="bullet"/>
      <w:lvlText w:val="•"/>
      <w:lvlJc w:val="left"/>
      <w:pPr>
        <w:tabs>
          <w:tab w:val="num" w:pos="3960"/>
        </w:tabs>
        <w:ind w:left="3960" w:hanging="360"/>
      </w:pPr>
      <w:rPr>
        <w:rFonts w:ascii="Arial" w:hAnsi="Arial" w:cs="Times New Roman" w:hint="default"/>
      </w:rPr>
    </w:lvl>
    <w:lvl w:ilvl="5" w:tplc="CDA23B2A">
      <w:start w:val="1"/>
      <w:numFmt w:val="bullet"/>
      <w:lvlText w:val="•"/>
      <w:lvlJc w:val="left"/>
      <w:pPr>
        <w:tabs>
          <w:tab w:val="num" w:pos="4680"/>
        </w:tabs>
        <w:ind w:left="4680" w:hanging="360"/>
      </w:pPr>
      <w:rPr>
        <w:rFonts w:ascii="Arial" w:hAnsi="Arial" w:cs="Times New Roman" w:hint="default"/>
      </w:rPr>
    </w:lvl>
    <w:lvl w:ilvl="6" w:tplc="3D124E9A">
      <w:start w:val="1"/>
      <w:numFmt w:val="bullet"/>
      <w:lvlText w:val="•"/>
      <w:lvlJc w:val="left"/>
      <w:pPr>
        <w:tabs>
          <w:tab w:val="num" w:pos="5400"/>
        </w:tabs>
        <w:ind w:left="5400" w:hanging="360"/>
      </w:pPr>
      <w:rPr>
        <w:rFonts w:ascii="Arial" w:hAnsi="Arial" w:cs="Times New Roman" w:hint="default"/>
      </w:rPr>
    </w:lvl>
    <w:lvl w:ilvl="7" w:tplc="DED414E2">
      <w:start w:val="1"/>
      <w:numFmt w:val="bullet"/>
      <w:lvlText w:val="•"/>
      <w:lvlJc w:val="left"/>
      <w:pPr>
        <w:tabs>
          <w:tab w:val="num" w:pos="6120"/>
        </w:tabs>
        <w:ind w:left="6120" w:hanging="360"/>
      </w:pPr>
      <w:rPr>
        <w:rFonts w:ascii="Arial" w:hAnsi="Arial" w:cs="Times New Roman" w:hint="default"/>
      </w:rPr>
    </w:lvl>
    <w:lvl w:ilvl="8" w:tplc="947032C0">
      <w:start w:val="1"/>
      <w:numFmt w:val="bullet"/>
      <w:lvlText w:val="•"/>
      <w:lvlJc w:val="left"/>
      <w:pPr>
        <w:tabs>
          <w:tab w:val="num" w:pos="6840"/>
        </w:tabs>
        <w:ind w:left="6840" w:hanging="360"/>
      </w:pPr>
      <w:rPr>
        <w:rFonts w:ascii="Arial" w:hAnsi="Arial" w:cs="Times New Roman" w:hint="default"/>
      </w:rPr>
    </w:lvl>
  </w:abstractNum>
  <w:abstractNum w:abstractNumId="4" w15:restartNumberingAfterBreak="0">
    <w:nsid w:val="1F1A5059"/>
    <w:multiLevelType w:val="hybridMultilevel"/>
    <w:tmpl w:val="3438D2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0BC7FA2"/>
    <w:multiLevelType w:val="hybridMultilevel"/>
    <w:tmpl w:val="476A387C"/>
    <w:lvl w:ilvl="0" w:tplc="43D48EB0">
      <w:start w:val="1"/>
      <w:numFmt w:val="decimal"/>
      <w:lvlText w:val="%1."/>
      <w:lvlJc w:val="left"/>
      <w:pPr>
        <w:ind w:left="1440" w:hanging="360"/>
      </w:pPr>
      <w:rPr>
        <w:rFonts w:ascii="Cambria" w:eastAsiaTheme="minorHAnsi" w:hAnsi="Cambr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C4612F"/>
    <w:multiLevelType w:val="hybridMultilevel"/>
    <w:tmpl w:val="E3945E26"/>
    <w:lvl w:ilvl="0" w:tplc="2F8EA266">
      <w:start w:val="1"/>
      <w:numFmt w:val="upperLetter"/>
      <w:lvlText w:val="%1."/>
      <w:lvlJc w:val="left"/>
      <w:pPr>
        <w:ind w:left="1365" w:hanging="360"/>
      </w:pPr>
      <w:rPr>
        <w:rFonts w:hint="default"/>
        <w:b/>
        <w:sz w:val="22"/>
      </w:rPr>
    </w:lvl>
    <w:lvl w:ilvl="1" w:tplc="04090019">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7" w15:restartNumberingAfterBreak="0">
    <w:nsid w:val="248E0E39"/>
    <w:multiLevelType w:val="hybridMultilevel"/>
    <w:tmpl w:val="C82A9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6496C"/>
    <w:multiLevelType w:val="multilevel"/>
    <w:tmpl w:val="FFD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43DA7"/>
    <w:multiLevelType w:val="hybridMultilevel"/>
    <w:tmpl w:val="C8969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F05B7"/>
    <w:multiLevelType w:val="hybridMultilevel"/>
    <w:tmpl w:val="BE0C46DA"/>
    <w:lvl w:ilvl="0" w:tplc="2F5EAE88">
      <w:start w:val="3"/>
      <w:numFmt w:val="upperLetter"/>
      <w:lvlText w:val="%1."/>
      <w:lvlJc w:val="left"/>
      <w:pPr>
        <w:ind w:left="720" w:hanging="360"/>
      </w:pPr>
      <w:rPr>
        <w:rFonts w:hint="default"/>
        <w:b/>
      </w:rPr>
    </w:lvl>
    <w:lvl w:ilvl="1" w:tplc="A7D8883E">
      <w:start w:val="1"/>
      <w:numFmt w:val="decimal"/>
      <w:lvlText w:val="%2."/>
      <w:lvlJc w:val="left"/>
      <w:pPr>
        <w:ind w:left="1440" w:hanging="360"/>
      </w:pPr>
      <w:rPr>
        <w:rFonts w:ascii="Cambria" w:eastAsia="Times New Roman" w:hAnsi="Cambria" w:cs="Calibri"/>
        <w:b w:val="0"/>
        <w:sz w:val="22"/>
        <w:szCs w:val="22"/>
      </w:rPr>
    </w:lvl>
    <w:lvl w:ilvl="2" w:tplc="BEF4498C">
      <w:start w:val="1"/>
      <w:numFmt w:val="lowerLetter"/>
      <w:lvlText w:val="%3."/>
      <w:lvlJc w:val="right"/>
      <w:pPr>
        <w:ind w:left="2160" w:hanging="180"/>
      </w:pPr>
      <w:rPr>
        <w:rFonts w:ascii="Cambria" w:eastAsia="Times New Roman" w:hAnsi="Cambria" w:cs="Calibri"/>
      </w:r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715A5"/>
    <w:multiLevelType w:val="hybridMultilevel"/>
    <w:tmpl w:val="DC485828"/>
    <w:lvl w:ilvl="0" w:tplc="653ABE04">
      <w:start w:val="1"/>
      <w:numFmt w:val="upperLetter"/>
      <w:lvlText w:val="%1."/>
      <w:lvlJc w:val="left"/>
      <w:pPr>
        <w:ind w:left="1080" w:hanging="360"/>
      </w:pPr>
      <w:rPr>
        <w:rFonts w:hint="default"/>
        <w:b w:val="0"/>
        <w:i w:val="0"/>
      </w:rPr>
    </w:lvl>
    <w:lvl w:ilvl="1" w:tplc="04090019">
      <w:start w:val="1"/>
      <w:numFmt w:val="lowerLetter"/>
      <w:lvlText w:val="%2."/>
      <w:lvlJc w:val="left"/>
      <w:pPr>
        <w:ind w:left="1800" w:hanging="360"/>
      </w:pPr>
    </w:lvl>
    <w:lvl w:ilvl="2" w:tplc="71D20310">
      <w:start w:val="1"/>
      <w:numFmt w:val="decimal"/>
      <w:lvlText w:val="%3."/>
      <w:lvlJc w:val="left"/>
      <w:pPr>
        <w:ind w:left="2700" w:hanging="360"/>
      </w:pPr>
      <w:rPr>
        <w:rFonts w:ascii="Cambria" w:eastAsia="Times New Roman" w:hAnsi="Cambria" w:cs="Calibri"/>
        <w:b w:val="0"/>
        <w:sz w:val="22"/>
        <w:szCs w:val="22"/>
      </w:rPr>
    </w:lvl>
    <w:lvl w:ilvl="3" w:tplc="3C70E95A">
      <w:start w:val="1"/>
      <w:numFmt w:val="decimal"/>
      <w:lvlText w:val="%4."/>
      <w:lvlJc w:val="left"/>
      <w:pPr>
        <w:ind w:left="3240" w:hanging="360"/>
      </w:pPr>
      <w:rPr>
        <w:rFonts w:hint="default"/>
      </w:rPr>
    </w:lvl>
    <w:lvl w:ilvl="4" w:tplc="23D2B2AE">
      <w:start w:val="2"/>
      <w:numFmt w:val="upperRoman"/>
      <w:lvlText w:val="%5."/>
      <w:lvlJc w:val="left"/>
      <w:pPr>
        <w:ind w:left="4320" w:hanging="720"/>
      </w:pPr>
      <w:rPr>
        <w:rFonts w:hint="default"/>
      </w:rPr>
    </w:lvl>
    <w:lvl w:ilvl="5" w:tplc="35ECF4EE">
      <w:start w:val="2"/>
      <w:numFmt w:val="lowerRoman"/>
      <w:lvlText w:val="%6."/>
      <w:lvlJc w:val="left"/>
      <w:pPr>
        <w:ind w:left="5220" w:hanging="720"/>
      </w:pPr>
      <w:rPr>
        <w:rFonts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F57705"/>
    <w:multiLevelType w:val="hybridMultilevel"/>
    <w:tmpl w:val="ABFA0D5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E06301D"/>
    <w:multiLevelType w:val="hybridMultilevel"/>
    <w:tmpl w:val="CDFCCDBE"/>
    <w:lvl w:ilvl="0" w:tplc="697E9C7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ED83404"/>
    <w:multiLevelType w:val="hybridMultilevel"/>
    <w:tmpl w:val="5148A5E2"/>
    <w:lvl w:ilvl="0" w:tplc="5B36C00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0C7413"/>
    <w:multiLevelType w:val="hybridMultilevel"/>
    <w:tmpl w:val="8E4A1DC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E572AE"/>
    <w:multiLevelType w:val="hybridMultilevel"/>
    <w:tmpl w:val="D08045E8"/>
    <w:lvl w:ilvl="0" w:tplc="5CEAF3F6">
      <w:start w:val="1"/>
      <w:numFmt w:val="upperRoman"/>
      <w:lvlText w:val="%1."/>
      <w:lvlJc w:val="left"/>
      <w:pPr>
        <w:ind w:left="720" w:hanging="72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734691F"/>
    <w:multiLevelType w:val="hybridMultilevel"/>
    <w:tmpl w:val="001C864A"/>
    <w:lvl w:ilvl="0" w:tplc="964443E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49586884"/>
    <w:multiLevelType w:val="hybridMultilevel"/>
    <w:tmpl w:val="6DE09A80"/>
    <w:lvl w:ilvl="0" w:tplc="04090015">
      <w:start w:val="1"/>
      <w:numFmt w:val="upperLetter"/>
      <w:lvlText w:val="%1."/>
      <w:lvlJc w:val="left"/>
      <w:pPr>
        <w:ind w:left="1440" w:hanging="360"/>
      </w:pPr>
      <w:rPr>
        <w:rFonts w:hint="default"/>
      </w:rPr>
    </w:lvl>
    <w:lvl w:ilvl="1" w:tplc="4F62C938">
      <w:start w:val="1"/>
      <w:numFmt w:val="decimal"/>
      <w:lvlText w:val="%2."/>
      <w:lvlJc w:val="left"/>
      <w:pPr>
        <w:ind w:left="2160" w:hanging="360"/>
      </w:pPr>
      <w:rPr>
        <w:rFonts w:ascii="Cambria" w:eastAsia="Times New Roman" w:hAnsi="Cambria" w:cs="Calibri"/>
      </w:rPr>
    </w:lvl>
    <w:lvl w:ilvl="2" w:tplc="9D22B9DE">
      <w:start w:val="1"/>
      <w:numFmt w:val="lowerLetter"/>
      <w:lvlText w:val="%3."/>
      <w:lvlJc w:val="right"/>
      <w:pPr>
        <w:ind w:left="2880" w:hanging="180"/>
      </w:pPr>
      <w:rPr>
        <w:rFonts w:ascii="Cambria" w:eastAsia="Times New Roman" w:hAnsi="Cambria" w:cs="Calibri"/>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F912FB1"/>
    <w:multiLevelType w:val="hybridMultilevel"/>
    <w:tmpl w:val="11A2F248"/>
    <w:lvl w:ilvl="0" w:tplc="CDD2A8FA">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9C10B0A"/>
    <w:multiLevelType w:val="hybridMultilevel"/>
    <w:tmpl w:val="4C92E152"/>
    <w:lvl w:ilvl="0" w:tplc="3EEA078A">
      <w:start w:val="1"/>
      <w:numFmt w:val="bullet"/>
      <w:lvlText w:val="•"/>
      <w:lvlJc w:val="left"/>
      <w:pPr>
        <w:ind w:left="1440" w:hanging="360"/>
      </w:pPr>
      <w:rPr>
        <w:rFonts w:ascii="Arial" w:hAnsi="Aria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5F1746CD"/>
    <w:multiLevelType w:val="hybridMultilevel"/>
    <w:tmpl w:val="97FE6D36"/>
    <w:lvl w:ilvl="0" w:tplc="9BEC175C">
      <w:start w:val="13"/>
      <w:numFmt w:val="upperRoman"/>
      <w:lvlText w:val="%1."/>
      <w:lvlJc w:val="left"/>
      <w:pPr>
        <w:ind w:left="720" w:hanging="72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60E21053"/>
    <w:multiLevelType w:val="hybridMultilevel"/>
    <w:tmpl w:val="DE5A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AE4881"/>
    <w:multiLevelType w:val="hybridMultilevel"/>
    <w:tmpl w:val="9BE4FCCE"/>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6BB36DC1"/>
    <w:multiLevelType w:val="hybridMultilevel"/>
    <w:tmpl w:val="872E72F8"/>
    <w:lvl w:ilvl="0" w:tplc="3206741C">
      <w:start w:val="1"/>
      <w:numFmt w:val="decimal"/>
      <w:lvlText w:val="%1."/>
      <w:lvlJc w:val="left"/>
      <w:pPr>
        <w:ind w:left="1725" w:hanging="360"/>
      </w:pPr>
      <w:rPr>
        <w:rFonts w:hint="default"/>
        <w:b w:val="0"/>
        <w:sz w:val="22"/>
      </w:rPr>
    </w:lvl>
    <w:lvl w:ilvl="1" w:tplc="0409000F">
      <w:start w:val="1"/>
      <w:numFmt w:val="decimal"/>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25" w15:restartNumberingAfterBreak="0">
    <w:nsid w:val="6C072288"/>
    <w:multiLevelType w:val="hybridMultilevel"/>
    <w:tmpl w:val="05BAFA1C"/>
    <w:lvl w:ilvl="0" w:tplc="8BA6EC28">
      <w:start w:val="1"/>
      <w:numFmt w:val="bullet"/>
      <w:lvlText w:val="•"/>
      <w:lvlJc w:val="left"/>
      <w:pPr>
        <w:tabs>
          <w:tab w:val="num" w:pos="1080"/>
        </w:tabs>
        <w:ind w:left="1080" w:hanging="360"/>
      </w:pPr>
      <w:rPr>
        <w:rFonts w:ascii="Arial" w:hAnsi="Arial" w:cs="Times New Roman" w:hint="default"/>
      </w:rPr>
    </w:lvl>
    <w:lvl w:ilvl="1" w:tplc="66506890">
      <w:start w:val="1"/>
      <w:numFmt w:val="bullet"/>
      <w:lvlText w:val="•"/>
      <w:lvlJc w:val="left"/>
      <w:pPr>
        <w:tabs>
          <w:tab w:val="num" w:pos="1800"/>
        </w:tabs>
        <w:ind w:left="1800" w:hanging="360"/>
      </w:pPr>
      <w:rPr>
        <w:rFonts w:ascii="Arial" w:hAnsi="Arial" w:cs="Times New Roman" w:hint="default"/>
      </w:rPr>
    </w:lvl>
    <w:lvl w:ilvl="2" w:tplc="C6EE53D2">
      <w:start w:val="1"/>
      <w:numFmt w:val="bullet"/>
      <w:lvlText w:val="•"/>
      <w:lvlJc w:val="left"/>
      <w:pPr>
        <w:tabs>
          <w:tab w:val="num" w:pos="2520"/>
        </w:tabs>
        <w:ind w:left="2520" w:hanging="360"/>
      </w:pPr>
      <w:rPr>
        <w:rFonts w:ascii="Arial" w:hAnsi="Arial" w:cs="Times New Roman" w:hint="default"/>
      </w:rPr>
    </w:lvl>
    <w:lvl w:ilvl="3" w:tplc="036471C6">
      <w:start w:val="1"/>
      <w:numFmt w:val="bullet"/>
      <w:lvlText w:val="•"/>
      <w:lvlJc w:val="left"/>
      <w:pPr>
        <w:tabs>
          <w:tab w:val="num" w:pos="3240"/>
        </w:tabs>
        <w:ind w:left="3240" w:hanging="360"/>
      </w:pPr>
      <w:rPr>
        <w:rFonts w:ascii="Arial" w:hAnsi="Arial" w:cs="Times New Roman" w:hint="default"/>
      </w:rPr>
    </w:lvl>
    <w:lvl w:ilvl="4" w:tplc="359889EE">
      <w:start w:val="1"/>
      <w:numFmt w:val="bullet"/>
      <w:lvlText w:val="•"/>
      <w:lvlJc w:val="left"/>
      <w:pPr>
        <w:tabs>
          <w:tab w:val="num" w:pos="3960"/>
        </w:tabs>
        <w:ind w:left="3960" w:hanging="360"/>
      </w:pPr>
      <w:rPr>
        <w:rFonts w:ascii="Arial" w:hAnsi="Arial" w:cs="Times New Roman" w:hint="default"/>
      </w:rPr>
    </w:lvl>
    <w:lvl w:ilvl="5" w:tplc="13D06198">
      <w:start w:val="1"/>
      <w:numFmt w:val="bullet"/>
      <w:lvlText w:val="•"/>
      <w:lvlJc w:val="left"/>
      <w:pPr>
        <w:tabs>
          <w:tab w:val="num" w:pos="4680"/>
        </w:tabs>
        <w:ind w:left="4680" w:hanging="360"/>
      </w:pPr>
      <w:rPr>
        <w:rFonts w:ascii="Arial" w:hAnsi="Arial" w:cs="Times New Roman" w:hint="default"/>
      </w:rPr>
    </w:lvl>
    <w:lvl w:ilvl="6" w:tplc="9E84A3F0">
      <w:start w:val="1"/>
      <w:numFmt w:val="bullet"/>
      <w:lvlText w:val="•"/>
      <w:lvlJc w:val="left"/>
      <w:pPr>
        <w:tabs>
          <w:tab w:val="num" w:pos="5400"/>
        </w:tabs>
        <w:ind w:left="5400" w:hanging="360"/>
      </w:pPr>
      <w:rPr>
        <w:rFonts w:ascii="Arial" w:hAnsi="Arial" w:cs="Times New Roman" w:hint="default"/>
      </w:rPr>
    </w:lvl>
    <w:lvl w:ilvl="7" w:tplc="DA1AB6F0">
      <w:start w:val="1"/>
      <w:numFmt w:val="bullet"/>
      <w:lvlText w:val="•"/>
      <w:lvlJc w:val="left"/>
      <w:pPr>
        <w:tabs>
          <w:tab w:val="num" w:pos="6120"/>
        </w:tabs>
        <w:ind w:left="6120" w:hanging="360"/>
      </w:pPr>
      <w:rPr>
        <w:rFonts w:ascii="Arial" w:hAnsi="Arial" w:cs="Times New Roman" w:hint="default"/>
      </w:rPr>
    </w:lvl>
    <w:lvl w:ilvl="8" w:tplc="A9D8679E">
      <w:start w:val="1"/>
      <w:numFmt w:val="bullet"/>
      <w:lvlText w:val="•"/>
      <w:lvlJc w:val="left"/>
      <w:pPr>
        <w:tabs>
          <w:tab w:val="num" w:pos="6840"/>
        </w:tabs>
        <w:ind w:left="6840" w:hanging="360"/>
      </w:pPr>
      <w:rPr>
        <w:rFonts w:ascii="Arial" w:hAnsi="Arial" w:cs="Times New Roman" w:hint="default"/>
      </w:rPr>
    </w:lvl>
  </w:abstractNum>
  <w:abstractNum w:abstractNumId="26" w15:restartNumberingAfterBreak="0">
    <w:nsid w:val="708268FD"/>
    <w:multiLevelType w:val="hybridMultilevel"/>
    <w:tmpl w:val="07324F6C"/>
    <w:lvl w:ilvl="0" w:tplc="3EEA078A">
      <w:start w:val="1"/>
      <w:numFmt w:val="bullet"/>
      <w:lvlText w:val="•"/>
      <w:lvlJc w:val="left"/>
      <w:pPr>
        <w:tabs>
          <w:tab w:val="num" w:pos="720"/>
        </w:tabs>
        <w:ind w:left="720" w:hanging="360"/>
      </w:pPr>
      <w:rPr>
        <w:rFonts w:ascii="Arial" w:hAnsi="Arial" w:cs="Times New Roman" w:hint="default"/>
      </w:rPr>
    </w:lvl>
    <w:lvl w:ilvl="1" w:tplc="AF2CDA54">
      <w:numFmt w:val="bullet"/>
      <w:lvlText w:val="–"/>
      <w:lvlJc w:val="left"/>
      <w:pPr>
        <w:tabs>
          <w:tab w:val="num" w:pos="1440"/>
        </w:tabs>
        <w:ind w:left="1440" w:hanging="360"/>
      </w:pPr>
      <w:rPr>
        <w:rFonts w:ascii="Arial" w:hAnsi="Arial" w:cs="Times New Roman" w:hint="default"/>
      </w:rPr>
    </w:lvl>
    <w:lvl w:ilvl="2" w:tplc="7892FDA0">
      <w:start w:val="1"/>
      <w:numFmt w:val="bullet"/>
      <w:lvlText w:val="•"/>
      <w:lvlJc w:val="left"/>
      <w:pPr>
        <w:tabs>
          <w:tab w:val="num" w:pos="2160"/>
        </w:tabs>
        <w:ind w:left="2160" w:hanging="360"/>
      </w:pPr>
      <w:rPr>
        <w:rFonts w:ascii="Arial" w:hAnsi="Arial" w:cs="Times New Roman" w:hint="default"/>
      </w:rPr>
    </w:lvl>
    <w:lvl w:ilvl="3" w:tplc="6A98C6EE">
      <w:start w:val="1"/>
      <w:numFmt w:val="bullet"/>
      <w:lvlText w:val="•"/>
      <w:lvlJc w:val="left"/>
      <w:pPr>
        <w:tabs>
          <w:tab w:val="num" w:pos="2880"/>
        </w:tabs>
        <w:ind w:left="2880" w:hanging="360"/>
      </w:pPr>
      <w:rPr>
        <w:rFonts w:ascii="Arial" w:hAnsi="Arial" w:cs="Times New Roman" w:hint="default"/>
      </w:rPr>
    </w:lvl>
    <w:lvl w:ilvl="4" w:tplc="128E3680">
      <w:start w:val="1"/>
      <w:numFmt w:val="bullet"/>
      <w:lvlText w:val="•"/>
      <w:lvlJc w:val="left"/>
      <w:pPr>
        <w:tabs>
          <w:tab w:val="num" w:pos="3600"/>
        </w:tabs>
        <w:ind w:left="3600" w:hanging="360"/>
      </w:pPr>
      <w:rPr>
        <w:rFonts w:ascii="Arial" w:hAnsi="Arial" w:cs="Times New Roman" w:hint="default"/>
      </w:rPr>
    </w:lvl>
    <w:lvl w:ilvl="5" w:tplc="439E72FC">
      <w:start w:val="1"/>
      <w:numFmt w:val="bullet"/>
      <w:lvlText w:val="•"/>
      <w:lvlJc w:val="left"/>
      <w:pPr>
        <w:tabs>
          <w:tab w:val="num" w:pos="4320"/>
        </w:tabs>
        <w:ind w:left="4320" w:hanging="360"/>
      </w:pPr>
      <w:rPr>
        <w:rFonts w:ascii="Arial" w:hAnsi="Arial" w:cs="Times New Roman" w:hint="default"/>
      </w:rPr>
    </w:lvl>
    <w:lvl w:ilvl="6" w:tplc="AF249ED4">
      <w:start w:val="1"/>
      <w:numFmt w:val="bullet"/>
      <w:lvlText w:val="•"/>
      <w:lvlJc w:val="left"/>
      <w:pPr>
        <w:tabs>
          <w:tab w:val="num" w:pos="5040"/>
        </w:tabs>
        <w:ind w:left="5040" w:hanging="360"/>
      </w:pPr>
      <w:rPr>
        <w:rFonts w:ascii="Arial" w:hAnsi="Arial" w:cs="Times New Roman" w:hint="default"/>
      </w:rPr>
    </w:lvl>
    <w:lvl w:ilvl="7" w:tplc="A7003A6C">
      <w:start w:val="1"/>
      <w:numFmt w:val="bullet"/>
      <w:lvlText w:val="•"/>
      <w:lvlJc w:val="left"/>
      <w:pPr>
        <w:tabs>
          <w:tab w:val="num" w:pos="5760"/>
        </w:tabs>
        <w:ind w:left="5760" w:hanging="360"/>
      </w:pPr>
      <w:rPr>
        <w:rFonts w:ascii="Arial" w:hAnsi="Arial" w:cs="Times New Roman" w:hint="default"/>
      </w:rPr>
    </w:lvl>
    <w:lvl w:ilvl="8" w:tplc="99E21EAC">
      <w:start w:val="1"/>
      <w:numFmt w:val="bullet"/>
      <w:lvlText w:val="•"/>
      <w:lvlJc w:val="left"/>
      <w:pPr>
        <w:tabs>
          <w:tab w:val="num" w:pos="6480"/>
        </w:tabs>
        <w:ind w:left="6480" w:hanging="360"/>
      </w:pPr>
      <w:rPr>
        <w:rFonts w:ascii="Arial" w:hAnsi="Arial" w:cs="Times New Roman" w:hint="default"/>
      </w:rPr>
    </w:lvl>
  </w:abstractNum>
  <w:abstractNum w:abstractNumId="27" w15:restartNumberingAfterBreak="0">
    <w:nsid w:val="756F0180"/>
    <w:multiLevelType w:val="hybridMultilevel"/>
    <w:tmpl w:val="F89E5762"/>
    <w:lvl w:ilvl="0" w:tplc="6540AA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BBC27A9"/>
    <w:multiLevelType w:val="hybridMultilevel"/>
    <w:tmpl w:val="AD66A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D36B8"/>
    <w:multiLevelType w:val="hybridMultilevel"/>
    <w:tmpl w:val="3F3AF9BA"/>
    <w:lvl w:ilvl="0" w:tplc="0409000F">
      <w:start w:val="1"/>
      <w:numFmt w:val="decimal"/>
      <w:lvlText w:val="%1."/>
      <w:lvlJc w:val="left"/>
      <w:pPr>
        <w:ind w:left="1080" w:hanging="360"/>
      </w:pPr>
      <w:rPr>
        <w:rFonts w:hint="default"/>
      </w:rPr>
    </w:lvl>
    <w:lvl w:ilvl="1" w:tplc="0E9CDD96">
      <w:start w:val="1"/>
      <w:numFmt w:val="lowerLetter"/>
      <w:lvlText w:val="%2."/>
      <w:lvlJc w:val="left"/>
      <w:pPr>
        <w:ind w:left="1800" w:hanging="360"/>
      </w:pPr>
      <w:rPr>
        <w:rFonts w:ascii="Cambria" w:eastAsia="Times New Roman" w:hAnsi="Cambria" w:cs="Calibri"/>
      </w:rPr>
    </w:lvl>
    <w:lvl w:ilvl="2" w:tplc="9D22B9DE">
      <w:start w:val="1"/>
      <w:numFmt w:val="lowerLetter"/>
      <w:lvlText w:val="%3."/>
      <w:lvlJc w:val="right"/>
      <w:pPr>
        <w:ind w:left="2520" w:hanging="180"/>
      </w:pPr>
      <w:rPr>
        <w:rFonts w:ascii="Cambria" w:eastAsia="Times New Roman" w:hAnsi="Cambria" w:cs="Calibri"/>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4"/>
  </w:num>
  <w:num w:numId="3">
    <w:abstractNumId w:val="2"/>
  </w:num>
  <w:num w:numId="4">
    <w:abstractNumId w:val="18"/>
  </w:num>
  <w:num w:numId="5">
    <w:abstractNumId w:val="1"/>
  </w:num>
  <w:num w:numId="6">
    <w:abstractNumId w:val="27"/>
  </w:num>
  <w:num w:numId="7">
    <w:abstractNumId w:val="6"/>
  </w:num>
  <w:num w:numId="8">
    <w:abstractNumId w:val="5"/>
  </w:num>
  <w:num w:numId="9">
    <w:abstractNumId w:val="15"/>
  </w:num>
  <w:num w:numId="10">
    <w:abstractNumId w:val="19"/>
  </w:num>
  <w:num w:numId="11">
    <w:abstractNumId w:val="23"/>
  </w:num>
  <w:num w:numId="12">
    <w:abstractNumId w:val="10"/>
  </w:num>
  <w:num w:numId="13">
    <w:abstractNumId w:val="29"/>
  </w:num>
  <w:num w:numId="14">
    <w:abstractNumId w:val="8"/>
  </w:num>
  <w:num w:numId="15">
    <w:abstractNumId w:val="9"/>
  </w:num>
  <w:num w:numId="16">
    <w:abstractNumId w:val="24"/>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3"/>
  </w:num>
  <w:num w:numId="25">
    <w:abstractNumId w:val="2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num>
  <w:num w:numId="27">
    <w:abstractNumId w:val="0"/>
  </w:num>
  <w:num w:numId="28">
    <w:abstractNumId w:val="4"/>
  </w:num>
  <w:num w:numId="29">
    <w:abstractNumId w:val="12"/>
  </w:num>
  <w:num w:numId="30">
    <w:abstractNumId w:val="28"/>
  </w:num>
  <w:num w:numId="31">
    <w:abstractNumId w:val="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hoe, Colleen">
    <w15:presenceInfo w15:providerId="AD" w15:userId="S-1-5-21-1454471165-2000478354-1801674531-15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1177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768"/>
    <w:rsid w:val="000021FD"/>
    <w:rsid w:val="00005DF3"/>
    <w:rsid w:val="00007CB8"/>
    <w:rsid w:val="00007D28"/>
    <w:rsid w:val="00011DB7"/>
    <w:rsid w:val="0001269D"/>
    <w:rsid w:val="00013865"/>
    <w:rsid w:val="00017213"/>
    <w:rsid w:val="000249F0"/>
    <w:rsid w:val="000252A8"/>
    <w:rsid w:val="00025379"/>
    <w:rsid w:val="00025610"/>
    <w:rsid w:val="00026480"/>
    <w:rsid w:val="000311DE"/>
    <w:rsid w:val="00031C98"/>
    <w:rsid w:val="000331CB"/>
    <w:rsid w:val="00033B47"/>
    <w:rsid w:val="00034921"/>
    <w:rsid w:val="00036C66"/>
    <w:rsid w:val="000376A5"/>
    <w:rsid w:val="0004022F"/>
    <w:rsid w:val="0004184D"/>
    <w:rsid w:val="00042A4A"/>
    <w:rsid w:val="00042F52"/>
    <w:rsid w:val="00043C87"/>
    <w:rsid w:val="000457F9"/>
    <w:rsid w:val="00045AE0"/>
    <w:rsid w:val="00050357"/>
    <w:rsid w:val="0005035F"/>
    <w:rsid w:val="00050595"/>
    <w:rsid w:val="0005075D"/>
    <w:rsid w:val="000507BB"/>
    <w:rsid w:val="000509B6"/>
    <w:rsid w:val="00050E6F"/>
    <w:rsid w:val="00051A4E"/>
    <w:rsid w:val="000532CF"/>
    <w:rsid w:val="00060EB9"/>
    <w:rsid w:val="00067B37"/>
    <w:rsid w:val="0007024A"/>
    <w:rsid w:val="00071D6B"/>
    <w:rsid w:val="00072EEB"/>
    <w:rsid w:val="000730AA"/>
    <w:rsid w:val="00073DCB"/>
    <w:rsid w:val="00073ED8"/>
    <w:rsid w:val="0007474E"/>
    <w:rsid w:val="0007552D"/>
    <w:rsid w:val="0007658A"/>
    <w:rsid w:val="0008091F"/>
    <w:rsid w:val="00084225"/>
    <w:rsid w:val="00084DBA"/>
    <w:rsid w:val="00085264"/>
    <w:rsid w:val="00086DD7"/>
    <w:rsid w:val="000876F3"/>
    <w:rsid w:val="000900DF"/>
    <w:rsid w:val="0009024F"/>
    <w:rsid w:val="00090689"/>
    <w:rsid w:val="000912BE"/>
    <w:rsid w:val="00094A66"/>
    <w:rsid w:val="000968C5"/>
    <w:rsid w:val="000970BC"/>
    <w:rsid w:val="000A3C8F"/>
    <w:rsid w:val="000A45D3"/>
    <w:rsid w:val="000A507D"/>
    <w:rsid w:val="000A58DB"/>
    <w:rsid w:val="000B115B"/>
    <w:rsid w:val="000B7150"/>
    <w:rsid w:val="000D02A8"/>
    <w:rsid w:val="000D0B44"/>
    <w:rsid w:val="000D2953"/>
    <w:rsid w:val="000D2BC0"/>
    <w:rsid w:val="000D4B77"/>
    <w:rsid w:val="000D637D"/>
    <w:rsid w:val="000D6883"/>
    <w:rsid w:val="000D6EC2"/>
    <w:rsid w:val="000D7A2E"/>
    <w:rsid w:val="000E07F4"/>
    <w:rsid w:val="000E2A77"/>
    <w:rsid w:val="000E43E1"/>
    <w:rsid w:val="000E49AA"/>
    <w:rsid w:val="000E4BA0"/>
    <w:rsid w:val="000E4D2C"/>
    <w:rsid w:val="000E4FC1"/>
    <w:rsid w:val="000E5D16"/>
    <w:rsid w:val="000E5D8D"/>
    <w:rsid w:val="000E713E"/>
    <w:rsid w:val="000E7293"/>
    <w:rsid w:val="000E735B"/>
    <w:rsid w:val="000E7592"/>
    <w:rsid w:val="000E7BDE"/>
    <w:rsid w:val="000F0831"/>
    <w:rsid w:val="000F1AB5"/>
    <w:rsid w:val="000F1B61"/>
    <w:rsid w:val="000F45B8"/>
    <w:rsid w:val="000F5CAD"/>
    <w:rsid w:val="00101CD7"/>
    <w:rsid w:val="0010344D"/>
    <w:rsid w:val="001047DE"/>
    <w:rsid w:val="00104FDE"/>
    <w:rsid w:val="00105BBE"/>
    <w:rsid w:val="001061EB"/>
    <w:rsid w:val="001064B8"/>
    <w:rsid w:val="00106A61"/>
    <w:rsid w:val="00110D17"/>
    <w:rsid w:val="00111460"/>
    <w:rsid w:val="00114050"/>
    <w:rsid w:val="00114E7C"/>
    <w:rsid w:val="00116196"/>
    <w:rsid w:val="00116662"/>
    <w:rsid w:val="00116ACE"/>
    <w:rsid w:val="00116DCA"/>
    <w:rsid w:val="001172BF"/>
    <w:rsid w:val="00117486"/>
    <w:rsid w:val="00120F7E"/>
    <w:rsid w:val="00122ABB"/>
    <w:rsid w:val="00122FC7"/>
    <w:rsid w:val="0012556F"/>
    <w:rsid w:val="00126079"/>
    <w:rsid w:val="00126AD5"/>
    <w:rsid w:val="00130587"/>
    <w:rsid w:val="00131EB1"/>
    <w:rsid w:val="0013465B"/>
    <w:rsid w:val="00134E86"/>
    <w:rsid w:val="00137FDE"/>
    <w:rsid w:val="00141562"/>
    <w:rsid w:val="0014442F"/>
    <w:rsid w:val="00144E40"/>
    <w:rsid w:val="001453D9"/>
    <w:rsid w:val="0014572A"/>
    <w:rsid w:val="00147744"/>
    <w:rsid w:val="00151922"/>
    <w:rsid w:val="00152B00"/>
    <w:rsid w:val="00152F47"/>
    <w:rsid w:val="001541DC"/>
    <w:rsid w:val="00154C5E"/>
    <w:rsid w:val="00154C6A"/>
    <w:rsid w:val="00157C9B"/>
    <w:rsid w:val="00160122"/>
    <w:rsid w:val="00162B40"/>
    <w:rsid w:val="001638AE"/>
    <w:rsid w:val="0016399E"/>
    <w:rsid w:val="00164FDC"/>
    <w:rsid w:val="0016644A"/>
    <w:rsid w:val="001717F3"/>
    <w:rsid w:val="00172986"/>
    <w:rsid w:val="00174401"/>
    <w:rsid w:val="00174796"/>
    <w:rsid w:val="00175B31"/>
    <w:rsid w:val="0018075F"/>
    <w:rsid w:val="00181236"/>
    <w:rsid w:val="00181A84"/>
    <w:rsid w:val="00183F87"/>
    <w:rsid w:val="00185045"/>
    <w:rsid w:val="0018627B"/>
    <w:rsid w:val="001878C8"/>
    <w:rsid w:val="0019188C"/>
    <w:rsid w:val="001933C4"/>
    <w:rsid w:val="00194D52"/>
    <w:rsid w:val="00195736"/>
    <w:rsid w:val="00196813"/>
    <w:rsid w:val="0019688B"/>
    <w:rsid w:val="0019720B"/>
    <w:rsid w:val="00197CB8"/>
    <w:rsid w:val="001A0E43"/>
    <w:rsid w:val="001A307A"/>
    <w:rsid w:val="001A3F28"/>
    <w:rsid w:val="001A45C9"/>
    <w:rsid w:val="001A45FE"/>
    <w:rsid w:val="001A4738"/>
    <w:rsid w:val="001B04D1"/>
    <w:rsid w:val="001B0DC5"/>
    <w:rsid w:val="001B1FAB"/>
    <w:rsid w:val="001B5055"/>
    <w:rsid w:val="001B5A8F"/>
    <w:rsid w:val="001B7A80"/>
    <w:rsid w:val="001C2965"/>
    <w:rsid w:val="001C2B91"/>
    <w:rsid w:val="001C40C1"/>
    <w:rsid w:val="001C45F5"/>
    <w:rsid w:val="001C4B37"/>
    <w:rsid w:val="001C5B34"/>
    <w:rsid w:val="001C6E81"/>
    <w:rsid w:val="001C7C61"/>
    <w:rsid w:val="001D142E"/>
    <w:rsid w:val="001D1466"/>
    <w:rsid w:val="001D34D0"/>
    <w:rsid w:val="001D3A21"/>
    <w:rsid w:val="001D6AEC"/>
    <w:rsid w:val="001D7046"/>
    <w:rsid w:val="001D7404"/>
    <w:rsid w:val="001D757B"/>
    <w:rsid w:val="001E0B85"/>
    <w:rsid w:val="001E3F28"/>
    <w:rsid w:val="001E527F"/>
    <w:rsid w:val="001E5562"/>
    <w:rsid w:val="001E5FA7"/>
    <w:rsid w:val="001E6870"/>
    <w:rsid w:val="001E77FF"/>
    <w:rsid w:val="001F2131"/>
    <w:rsid w:val="001F2362"/>
    <w:rsid w:val="001F4090"/>
    <w:rsid w:val="001F53B3"/>
    <w:rsid w:val="001F6807"/>
    <w:rsid w:val="0020018D"/>
    <w:rsid w:val="002003DB"/>
    <w:rsid w:val="00200D87"/>
    <w:rsid w:val="0020119F"/>
    <w:rsid w:val="002053FA"/>
    <w:rsid w:val="0020652C"/>
    <w:rsid w:val="0020729B"/>
    <w:rsid w:val="002100A4"/>
    <w:rsid w:val="00211189"/>
    <w:rsid w:val="002137C3"/>
    <w:rsid w:val="0021652F"/>
    <w:rsid w:val="00220FCF"/>
    <w:rsid w:val="00221BBA"/>
    <w:rsid w:val="00222462"/>
    <w:rsid w:val="00224786"/>
    <w:rsid w:val="00225956"/>
    <w:rsid w:val="00227C5F"/>
    <w:rsid w:val="002304B9"/>
    <w:rsid w:val="00231EAF"/>
    <w:rsid w:val="00232CE1"/>
    <w:rsid w:val="00232FA7"/>
    <w:rsid w:val="00233598"/>
    <w:rsid w:val="00233AA1"/>
    <w:rsid w:val="00233B6E"/>
    <w:rsid w:val="00233C15"/>
    <w:rsid w:val="00236CBB"/>
    <w:rsid w:val="002377FD"/>
    <w:rsid w:val="00240063"/>
    <w:rsid w:val="0024062E"/>
    <w:rsid w:val="0024089B"/>
    <w:rsid w:val="00245C42"/>
    <w:rsid w:val="0024678C"/>
    <w:rsid w:val="00247721"/>
    <w:rsid w:val="002478A5"/>
    <w:rsid w:val="00251363"/>
    <w:rsid w:val="0025184B"/>
    <w:rsid w:val="00251F43"/>
    <w:rsid w:val="0026277D"/>
    <w:rsid w:val="002645CA"/>
    <w:rsid w:val="00265385"/>
    <w:rsid w:val="00267EE6"/>
    <w:rsid w:val="00271040"/>
    <w:rsid w:val="00273119"/>
    <w:rsid w:val="00276A60"/>
    <w:rsid w:val="0027774F"/>
    <w:rsid w:val="00277CA7"/>
    <w:rsid w:val="002806E2"/>
    <w:rsid w:val="002811D1"/>
    <w:rsid w:val="0028193F"/>
    <w:rsid w:val="002841F6"/>
    <w:rsid w:val="002846B3"/>
    <w:rsid w:val="00287AFA"/>
    <w:rsid w:val="00290121"/>
    <w:rsid w:val="0029257F"/>
    <w:rsid w:val="002935F4"/>
    <w:rsid w:val="002936FF"/>
    <w:rsid w:val="00293A4F"/>
    <w:rsid w:val="00294C97"/>
    <w:rsid w:val="00295403"/>
    <w:rsid w:val="00295EE5"/>
    <w:rsid w:val="0029656B"/>
    <w:rsid w:val="002A0C0A"/>
    <w:rsid w:val="002A2653"/>
    <w:rsid w:val="002A3936"/>
    <w:rsid w:val="002A5D12"/>
    <w:rsid w:val="002B1878"/>
    <w:rsid w:val="002B4811"/>
    <w:rsid w:val="002B5877"/>
    <w:rsid w:val="002B6A42"/>
    <w:rsid w:val="002B7864"/>
    <w:rsid w:val="002C181F"/>
    <w:rsid w:val="002C6390"/>
    <w:rsid w:val="002C65AC"/>
    <w:rsid w:val="002C7940"/>
    <w:rsid w:val="002D0B18"/>
    <w:rsid w:val="002D6674"/>
    <w:rsid w:val="002D7DA6"/>
    <w:rsid w:val="002E009F"/>
    <w:rsid w:val="002E20B9"/>
    <w:rsid w:val="002E4918"/>
    <w:rsid w:val="002E4B47"/>
    <w:rsid w:val="002E53C5"/>
    <w:rsid w:val="002F1CFD"/>
    <w:rsid w:val="002F272E"/>
    <w:rsid w:val="002F391E"/>
    <w:rsid w:val="002F4097"/>
    <w:rsid w:val="002F5FA3"/>
    <w:rsid w:val="002F6966"/>
    <w:rsid w:val="002F7873"/>
    <w:rsid w:val="00300421"/>
    <w:rsid w:val="00301B75"/>
    <w:rsid w:val="00302784"/>
    <w:rsid w:val="003035B3"/>
    <w:rsid w:val="00303EFB"/>
    <w:rsid w:val="0030461F"/>
    <w:rsid w:val="003064C4"/>
    <w:rsid w:val="00310F16"/>
    <w:rsid w:val="003122A2"/>
    <w:rsid w:val="00312544"/>
    <w:rsid w:val="00312A81"/>
    <w:rsid w:val="003136B8"/>
    <w:rsid w:val="00315F6D"/>
    <w:rsid w:val="00320AB5"/>
    <w:rsid w:val="00321403"/>
    <w:rsid w:val="00321FC3"/>
    <w:rsid w:val="00322D0F"/>
    <w:rsid w:val="00324D81"/>
    <w:rsid w:val="00326917"/>
    <w:rsid w:val="00333361"/>
    <w:rsid w:val="003342DC"/>
    <w:rsid w:val="003349CB"/>
    <w:rsid w:val="00335CEB"/>
    <w:rsid w:val="00335DA8"/>
    <w:rsid w:val="0033790E"/>
    <w:rsid w:val="0034111F"/>
    <w:rsid w:val="00341B69"/>
    <w:rsid w:val="00342405"/>
    <w:rsid w:val="00344D1E"/>
    <w:rsid w:val="00347DBC"/>
    <w:rsid w:val="00350211"/>
    <w:rsid w:val="00350842"/>
    <w:rsid w:val="003510CD"/>
    <w:rsid w:val="00351516"/>
    <w:rsid w:val="00352208"/>
    <w:rsid w:val="0035253E"/>
    <w:rsid w:val="00352571"/>
    <w:rsid w:val="003527F9"/>
    <w:rsid w:val="00353E2C"/>
    <w:rsid w:val="003549E9"/>
    <w:rsid w:val="003551DD"/>
    <w:rsid w:val="00357FA5"/>
    <w:rsid w:val="003612A3"/>
    <w:rsid w:val="003612B7"/>
    <w:rsid w:val="00364AC0"/>
    <w:rsid w:val="00367709"/>
    <w:rsid w:val="003703DB"/>
    <w:rsid w:val="00371C62"/>
    <w:rsid w:val="00372329"/>
    <w:rsid w:val="00373862"/>
    <w:rsid w:val="00374585"/>
    <w:rsid w:val="00375507"/>
    <w:rsid w:val="00375831"/>
    <w:rsid w:val="0037700F"/>
    <w:rsid w:val="00381C9C"/>
    <w:rsid w:val="00383688"/>
    <w:rsid w:val="003867C8"/>
    <w:rsid w:val="0038734C"/>
    <w:rsid w:val="00387D19"/>
    <w:rsid w:val="00390827"/>
    <w:rsid w:val="00390AE5"/>
    <w:rsid w:val="0039103E"/>
    <w:rsid w:val="00395498"/>
    <w:rsid w:val="00395940"/>
    <w:rsid w:val="00397FE1"/>
    <w:rsid w:val="003A0468"/>
    <w:rsid w:val="003A0C6A"/>
    <w:rsid w:val="003A3CD8"/>
    <w:rsid w:val="003A6922"/>
    <w:rsid w:val="003B01B3"/>
    <w:rsid w:val="003B1AF5"/>
    <w:rsid w:val="003B1D9B"/>
    <w:rsid w:val="003B31AD"/>
    <w:rsid w:val="003B33FA"/>
    <w:rsid w:val="003B3BA3"/>
    <w:rsid w:val="003B443B"/>
    <w:rsid w:val="003B5C96"/>
    <w:rsid w:val="003B64BC"/>
    <w:rsid w:val="003C104F"/>
    <w:rsid w:val="003C2DC1"/>
    <w:rsid w:val="003C41FC"/>
    <w:rsid w:val="003C5309"/>
    <w:rsid w:val="003C5BB7"/>
    <w:rsid w:val="003C5BCF"/>
    <w:rsid w:val="003C5F74"/>
    <w:rsid w:val="003D6FF4"/>
    <w:rsid w:val="003E1B22"/>
    <w:rsid w:val="003E28EC"/>
    <w:rsid w:val="003E2948"/>
    <w:rsid w:val="003E3B47"/>
    <w:rsid w:val="003E3B8E"/>
    <w:rsid w:val="003E59E0"/>
    <w:rsid w:val="003E5A92"/>
    <w:rsid w:val="003F0BD3"/>
    <w:rsid w:val="003F4AE3"/>
    <w:rsid w:val="003F514C"/>
    <w:rsid w:val="003F5280"/>
    <w:rsid w:val="003F7EA9"/>
    <w:rsid w:val="00402A71"/>
    <w:rsid w:val="004048C5"/>
    <w:rsid w:val="004073C1"/>
    <w:rsid w:val="00407571"/>
    <w:rsid w:val="00410070"/>
    <w:rsid w:val="00412292"/>
    <w:rsid w:val="0041262B"/>
    <w:rsid w:val="00413352"/>
    <w:rsid w:val="004136C7"/>
    <w:rsid w:val="00414513"/>
    <w:rsid w:val="00414EAC"/>
    <w:rsid w:val="00420EA5"/>
    <w:rsid w:val="00421B10"/>
    <w:rsid w:val="00423630"/>
    <w:rsid w:val="004237CA"/>
    <w:rsid w:val="004252A2"/>
    <w:rsid w:val="00426B9C"/>
    <w:rsid w:val="00430E17"/>
    <w:rsid w:val="004310DC"/>
    <w:rsid w:val="0043129A"/>
    <w:rsid w:val="00431361"/>
    <w:rsid w:val="00431D2B"/>
    <w:rsid w:val="00432D2E"/>
    <w:rsid w:val="004359DC"/>
    <w:rsid w:val="00436778"/>
    <w:rsid w:val="00437F8B"/>
    <w:rsid w:val="00440F15"/>
    <w:rsid w:val="00440FC3"/>
    <w:rsid w:val="00442CBD"/>
    <w:rsid w:val="004448B9"/>
    <w:rsid w:val="00446065"/>
    <w:rsid w:val="004463B2"/>
    <w:rsid w:val="0045041D"/>
    <w:rsid w:val="0045156F"/>
    <w:rsid w:val="0045246D"/>
    <w:rsid w:val="00454ED5"/>
    <w:rsid w:val="00454EE0"/>
    <w:rsid w:val="00455720"/>
    <w:rsid w:val="00457FFB"/>
    <w:rsid w:val="004613EF"/>
    <w:rsid w:val="00462947"/>
    <w:rsid w:val="0046411D"/>
    <w:rsid w:val="004655D3"/>
    <w:rsid w:val="00465E1E"/>
    <w:rsid w:val="0046644A"/>
    <w:rsid w:val="0046671A"/>
    <w:rsid w:val="00467519"/>
    <w:rsid w:val="004710EF"/>
    <w:rsid w:val="00472B36"/>
    <w:rsid w:val="00481041"/>
    <w:rsid w:val="004811C5"/>
    <w:rsid w:val="004822E8"/>
    <w:rsid w:val="004832A3"/>
    <w:rsid w:val="0048385B"/>
    <w:rsid w:val="00485EB1"/>
    <w:rsid w:val="00486F54"/>
    <w:rsid w:val="0048781A"/>
    <w:rsid w:val="004919B0"/>
    <w:rsid w:val="0049292F"/>
    <w:rsid w:val="00493167"/>
    <w:rsid w:val="00494777"/>
    <w:rsid w:val="004948A9"/>
    <w:rsid w:val="004950F5"/>
    <w:rsid w:val="00496A6B"/>
    <w:rsid w:val="00496EE7"/>
    <w:rsid w:val="0049715A"/>
    <w:rsid w:val="00497B3D"/>
    <w:rsid w:val="004A0DCF"/>
    <w:rsid w:val="004A0E8E"/>
    <w:rsid w:val="004A1EDA"/>
    <w:rsid w:val="004A2CDF"/>
    <w:rsid w:val="004A68A8"/>
    <w:rsid w:val="004A7A14"/>
    <w:rsid w:val="004B1427"/>
    <w:rsid w:val="004B23A7"/>
    <w:rsid w:val="004B3744"/>
    <w:rsid w:val="004B6C0B"/>
    <w:rsid w:val="004B6E79"/>
    <w:rsid w:val="004C0530"/>
    <w:rsid w:val="004C1441"/>
    <w:rsid w:val="004C205A"/>
    <w:rsid w:val="004C2A35"/>
    <w:rsid w:val="004C2A8B"/>
    <w:rsid w:val="004C2F0D"/>
    <w:rsid w:val="004C3F0A"/>
    <w:rsid w:val="004C5FF8"/>
    <w:rsid w:val="004D1EDF"/>
    <w:rsid w:val="004D2661"/>
    <w:rsid w:val="004D3B92"/>
    <w:rsid w:val="004D443C"/>
    <w:rsid w:val="004D6F1C"/>
    <w:rsid w:val="004D787E"/>
    <w:rsid w:val="004E1E04"/>
    <w:rsid w:val="004E2669"/>
    <w:rsid w:val="004E2DE3"/>
    <w:rsid w:val="004E4717"/>
    <w:rsid w:val="004E4EFE"/>
    <w:rsid w:val="004E6660"/>
    <w:rsid w:val="004E69D1"/>
    <w:rsid w:val="004E70EA"/>
    <w:rsid w:val="004F04C5"/>
    <w:rsid w:val="004F053D"/>
    <w:rsid w:val="004F6DB4"/>
    <w:rsid w:val="00500A90"/>
    <w:rsid w:val="00501CA8"/>
    <w:rsid w:val="00503441"/>
    <w:rsid w:val="00511DBA"/>
    <w:rsid w:val="00512D4F"/>
    <w:rsid w:val="005146B0"/>
    <w:rsid w:val="00520BB2"/>
    <w:rsid w:val="00520EA1"/>
    <w:rsid w:val="00523B81"/>
    <w:rsid w:val="00525346"/>
    <w:rsid w:val="005271D0"/>
    <w:rsid w:val="00527AAB"/>
    <w:rsid w:val="00530F3E"/>
    <w:rsid w:val="00532F77"/>
    <w:rsid w:val="0053409C"/>
    <w:rsid w:val="00536486"/>
    <w:rsid w:val="00537F08"/>
    <w:rsid w:val="00540362"/>
    <w:rsid w:val="00543698"/>
    <w:rsid w:val="00544C1F"/>
    <w:rsid w:val="0054686C"/>
    <w:rsid w:val="00546CDF"/>
    <w:rsid w:val="00547A09"/>
    <w:rsid w:val="00554474"/>
    <w:rsid w:val="00555983"/>
    <w:rsid w:val="005601FA"/>
    <w:rsid w:val="00562E3C"/>
    <w:rsid w:val="005674CC"/>
    <w:rsid w:val="00567E1B"/>
    <w:rsid w:val="00570AE1"/>
    <w:rsid w:val="005717CD"/>
    <w:rsid w:val="00572690"/>
    <w:rsid w:val="005762E1"/>
    <w:rsid w:val="005837D6"/>
    <w:rsid w:val="00583D95"/>
    <w:rsid w:val="005846D8"/>
    <w:rsid w:val="00587B9C"/>
    <w:rsid w:val="005929BF"/>
    <w:rsid w:val="00592FA0"/>
    <w:rsid w:val="005937FA"/>
    <w:rsid w:val="005A0E34"/>
    <w:rsid w:val="005A2DDD"/>
    <w:rsid w:val="005A3CFC"/>
    <w:rsid w:val="005A61C6"/>
    <w:rsid w:val="005A747E"/>
    <w:rsid w:val="005B0B41"/>
    <w:rsid w:val="005B17FA"/>
    <w:rsid w:val="005B27E7"/>
    <w:rsid w:val="005C204F"/>
    <w:rsid w:val="005C344C"/>
    <w:rsid w:val="005C3855"/>
    <w:rsid w:val="005C3B3B"/>
    <w:rsid w:val="005C5078"/>
    <w:rsid w:val="005C743A"/>
    <w:rsid w:val="005C760D"/>
    <w:rsid w:val="005C788B"/>
    <w:rsid w:val="005D115E"/>
    <w:rsid w:val="005D1346"/>
    <w:rsid w:val="005D31A2"/>
    <w:rsid w:val="005D396D"/>
    <w:rsid w:val="005D3D0F"/>
    <w:rsid w:val="005E589A"/>
    <w:rsid w:val="005E7020"/>
    <w:rsid w:val="005F0E6C"/>
    <w:rsid w:val="005F0F5C"/>
    <w:rsid w:val="005F1574"/>
    <w:rsid w:val="005F7152"/>
    <w:rsid w:val="005F7C15"/>
    <w:rsid w:val="006011E8"/>
    <w:rsid w:val="00601A6B"/>
    <w:rsid w:val="006048FF"/>
    <w:rsid w:val="00604E17"/>
    <w:rsid w:val="0060530B"/>
    <w:rsid w:val="006059A7"/>
    <w:rsid w:val="00605B6F"/>
    <w:rsid w:val="006112B1"/>
    <w:rsid w:val="00612BDC"/>
    <w:rsid w:val="006140E8"/>
    <w:rsid w:val="00615C97"/>
    <w:rsid w:val="006163E5"/>
    <w:rsid w:val="00617855"/>
    <w:rsid w:val="00622491"/>
    <w:rsid w:val="00623BE8"/>
    <w:rsid w:val="0062564B"/>
    <w:rsid w:val="00625EA4"/>
    <w:rsid w:val="00631C1E"/>
    <w:rsid w:val="00632C9C"/>
    <w:rsid w:val="00633630"/>
    <w:rsid w:val="00637435"/>
    <w:rsid w:val="00641809"/>
    <w:rsid w:val="00643527"/>
    <w:rsid w:val="00644FFF"/>
    <w:rsid w:val="0064651D"/>
    <w:rsid w:val="006518B5"/>
    <w:rsid w:val="006528CB"/>
    <w:rsid w:val="00653919"/>
    <w:rsid w:val="00661C4C"/>
    <w:rsid w:val="0066291A"/>
    <w:rsid w:val="00664F1D"/>
    <w:rsid w:val="00670D6F"/>
    <w:rsid w:val="006710FF"/>
    <w:rsid w:val="00672DCF"/>
    <w:rsid w:val="0067446A"/>
    <w:rsid w:val="00674E5A"/>
    <w:rsid w:val="00674F3E"/>
    <w:rsid w:val="0067703E"/>
    <w:rsid w:val="006801B2"/>
    <w:rsid w:val="006803C8"/>
    <w:rsid w:val="00680A64"/>
    <w:rsid w:val="00683131"/>
    <w:rsid w:val="0068581F"/>
    <w:rsid w:val="00690466"/>
    <w:rsid w:val="00690D44"/>
    <w:rsid w:val="00691FDA"/>
    <w:rsid w:val="006924C0"/>
    <w:rsid w:val="00694A0C"/>
    <w:rsid w:val="00694E71"/>
    <w:rsid w:val="00695DFC"/>
    <w:rsid w:val="00696952"/>
    <w:rsid w:val="006A0648"/>
    <w:rsid w:val="006A2278"/>
    <w:rsid w:val="006A366D"/>
    <w:rsid w:val="006A5041"/>
    <w:rsid w:val="006A6D6B"/>
    <w:rsid w:val="006B04D8"/>
    <w:rsid w:val="006B0892"/>
    <w:rsid w:val="006B0B9E"/>
    <w:rsid w:val="006B118E"/>
    <w:rsid w:val="006B174D"/>
    <w:rsid w:val="006B2701"/>
    <w:rsid w:val="006B2967"/>
    <w:rsid w:val="006B3F62"/>
    <w:rsid w:val="006B7BA7"/>
    <w:rsid w:val="006C1681"/>
    <w:rsid w:val="006C1C46"/>
    <w:rsid w:val="006C2B52"/>
    <w:rsid w:val="006C40DB"/>
    <w:rsid w:val="006C4E37"/>
    <w:rsid w:val="006C6E43"/>
    <w:rsid w:val="006C773D"/>
    <w:rsid w:val="006E398C"/>
    <w:rsid w:val="006E47A0"/>
    <w:rsid w:val="006E4AD6"/>
    <w:rsid w:val="006E5F83"/>
    <w:rsid w:val="006E722A"/>
    <w:rsid w:val="006F0D79"/>
    <w:rsid w:val="006F10C0"/>
    <w:rsid w:val="006F2BE3"/>
    <w:rsid w:val="007001C9"/>
    <w:rsid w:val="00701BA7"/>
    <w:rsid w:val="00703275"/>
    <w:rsid w:val="00704A0A"/>
    <w:rsid w:val="00705C87"/>
    <w:rsid w:val="0070739D"/>
    <w:rsid w:val="00710473"/>
    <w:rsid w:val="007130F4"/>
    <w:rsid w:val="007149DA"/>
    <w:rsid w:val="00715E3D"/>
    <w:rsid w:val="00716733"/>
    <w:rsid w:val="00724B17"/>
    <w:rsid w:val="00725FC5"/>
    <w:rsid w:val="0073391B"/>
    <w:rsid w:val="00733982"/>
    <w:rsid w:val="00735E28"/>
    <w:rsid w:val="00735E29"/>
    <w:rsid w:val="00736234"/>
    <w:rsid w:val="0073669F"/>
    <w:rsid w:val="00737A28"/>
    <w:rsid w:val="00745C7D"/>
    <w:rsid w:val="00746121"/>
    <w:rsid w:val="00750625"/>
    <w:rsid w:val="00750F27"/>
    <w:rsid w:val="00752262"/>
    <w:rsid w:val="00752D1E"/>
    <w:rsid w:val="00754483"/>
    <w:rsid w:val="00755394"/>
    <w:rsid w:val="007562FF"/>
    <w:rsid w:val="00756AA8"/>
    <w:rsid w:val="00756FFC"/>
    <w:rsid w:val="00757F18"/>
    <w:rsid w:val="007628F2"/>
    <w:rsid w:val="0076297A"/>
    <w:rsid w:val="007715DC"/>
    <w:rsid w:val="007762B9"/>
    <w:rsid w:val="00776308"/>
    <w:rsid w:val="007772DF"/>
    <w:rsid w:val="00780390"/>
    <w:rsid w:val="00781710"/>
    <w:rsid w:val="0078202C"/>
    <w:rsid w:val="00782095"/>
    <w:rsid w:val="00784549"/>
    <w:rsid w:val="00791B1E"/>
    <w:rsid w:val="00791CFD"/>
    <w:rsid w:val="0079509F"/>
    <w:rsid w:val="007A0538"/>
    <w:rsid w:val="007A091A"/>
    <w:rsid w:val="007A12BD"/>
    <w:rsid w:val="007A2AD9"/>
    <w:rsid w:val="007A4939"/>
    <w:rsid w:val="007A50A5"/>
    <w:rsid w:val="007A5802"/>
    <w:rsid w:val="007A5E16"/>
    <w:rsid w:val="007A627B"/>
    <w:rsid w:val="007A6968"/>
    <w:rsid w:val="007A6AAE"/>
    <w:rsid w:val="007A7A20"/>
    <w:rsid w:val="007B1724"/>
    <w:rsid w:val="007B2350"/>
    <w:rsid w:val="007B3438"/>
    <w:rsid w:val="007B567D"/>
    <w:rsid w:val="007B604D"/>
    <w:rsid w:val="007B67F2"/>
    <w:rsid w:val="007C1D4E"/>
    <w:rsid w:val="007C4E89"/>
    <w:rsid w:val="007C5633"/>
    <w:rsid w:val="007D1632"/>
    <w:rsid w:val="007D188D"/>
    <w:rsid w:val="007D37A8"/>
    <w:rsid w:val="007D49EC"/>
    <w:rsid w:val="007D4F54"/>
    <w:rsid w:val="007D4F6E"/>
    <w:rsid w:val="007D5264"/>
    <w:rsid w:val="007D53B4"/>
    <w:rsid w:val="007D553D"/>
    <w:rsid w:val="007D5AFA"/>
    <w:rsid w:val="007E08FE"/>
    <w:rsid w:val="007E0DE6"/>
    <w:rsid w:val="007E117B"/>
    <w:rsid w:val="007E2DF7"/>
    <w:rsid w:val="007E30A7"/>
    <w:rsid w:val="007E37EC"/>
    <w:rsid w:val="007E44A2"/>
    <w:rsid w:val="007E55C4"/>
    <w:rsid w:val="007F04AA"/>
    <w:rsid w:val="007F477B"/>
    <w:rsid w:val="008011A7"/>
    <w:rsid w:val="00802404"/>
    <w:rsid w:val="00803771"/>
    <w:rsid w:val="00805111"/>
    <w:rsid w:val="00810251"/>
    <w:rsid w:val="00811AF8"/>
    <w:rsid w:val="00813AEA"/>
    <w:rsid w:val="0081557E"/>
    <w:rsid w:val="00815980"/>
    <w:rsid w:val="00816FCD"/>
    <w:rsid w:val="008177BB"/>
    <w:rsid w:val="00820037"/>
    <w:rsid w:val="00820F74"/>
    <w:rsid w:val="00822901"/>
    <w:rsid w:val="008234A7"/>
    <w:rsid w:val="00825342"/>
    <w:rsid w:val="00826C5A"/>
    <w:rsid w:val="00827AE0"/>
    <w:rsid w:val="00833FB9"/>
    <w:rsid w:val="0083444D"/>
    <w:rsid w:val="00834B93"/>
    <w:rsid w:val="00835074"/>
    <w:rsid w:val="008360A9"/>
    <w:rsid w:val="00836611"/>
    <w:rsid w:val="0083744B"/>
    <w:rsid w:val="00837D3F"/>
    <w:rsid w:val="008406FE"/>
    <w:rsid w:val="008427A2"/>
    <w:rsid w:val="00842F19"/>
    <w:rsid w:val="00844C2E"/>
    <w:rsid w:val="008455FB"/>
    <w:rsid w:val="00845750"/>
    <w:rsid w:val="008465C0"/>
    <w:rsid w:val="00846E48"/>
    <w:rsid w:val="00846EF4"/>
    <w:rsid w:val="00850E8F"/>
    <w:rsid w:val="00851132"/>
    <w:rsid w:val="00853EC5"/>
    <w:rsid w:val="00854BEA"/>
    <w:rsid w:val="008555B6"/>
    <w:rsid w:val="00856505"/>
    <w:rsid w:val="00856EFD"/>
    <w:rsid w:val="00857318"/>
    <w:rsid w:val="00860701"/>
    <w:rsid w:val="008656CE"/>
    <w:rsid w:val="00865D47"/>
    <w:rsid w:val="008673AA"/>
    <w:rsid w:val="008674DF"/>
    <w:rsid w:val="008703E3"/>
    <w:rsid w:val="0087126F"/>
    <w:rsid w:val="00871C5B"/>
    <w:rsid w:val="00874522"/>
    <w:rsid w:val="00875FBD"/>
    <w:rsid w:val="0087615A"/>
    <w:rsid w:val="0088099A"/>
    <w:rsid w:val="00882F69"/>
    <w:rsid w:val="00886F40"/>
    <w:rsid w:val="00890CD9"/>
    <w:rsid w:val="00893FBE"/>
    <w:rsid w:val="00894EB8"/>
    <w:rsid w:val="008970A2"/>
    <w:rsid w:val="00897EF8"/>
    <w:rsid w:val="008A02E2"/>
    <w:rsid w:val="008A113A"/>
    <w:rsid w:val="008A2588"/>
    <w:rsid w:val="008A30DA"/>
    <w:rsid w:val="008A32DC"/>
    <w:rsid w:val="008A421A"/>
    <w:rsid w:val="008A49A5"/>
    <w:rsid w:val="008A510C"/>
    <w:rsid w:val="008A5390"/>
    <w:rsid w:val="008A65B7"/>
    <w:rsid w:val="008B0028"/>
    <w:rsid w:val="008B0ED9"/>
    <w:rsid w:val="008B2111"/>
    <w:rsid w:val="008B267B"/>
    <w:rsid w:val="008B268F"/>
    <w:rsid w:val="008B2A5A"/>
    <w:rsid w:val="008B751A"/>
    <w:rsid w:val="008B796C"/>
    <w:rsid w:val="008C2D3D"/>
    <w:rsid w:val="008C3F1E"/>
    <w:rsid w:val="008C5275"/>
    <w:rsid w:val="008C603C"/>
    <w:rsid w:val="008C617C"/>
    <w:rsid w:val="008C6CF9"/>
    <w:rsid w:val="008D0FC7"/>
    <w:rsid w:val="008D1DAF"/>
    <w:rsid w:val="008D37B3"/>
    <w:rsid w:val="008D42B7"/>
    <w:rsid w:val="008D49EA"/>
    <w:rsid w:val="008D69B8"/>
    <w:rsid w:val="008E024F"/>
    <w:rsid w:val="008E07F6"/>
    <w:rsid w:val="008E0DB1"/>
    <w:rsid w:val="008E36E9"/>
    <w:rsid w:val="008E4452"/>
    <w:rsid w:val="008E5823"/>
    <w:rsid w:val="008E5A57"/>
    <w:rsid w:val="008E60D3"/>
    <w:rsid w:val="008F1A37"/>
    <w:rsid w:val="008F2CE9"/>
    <w:rsid w:val="008F387C"/>
    <w:rsid w:val="008F667F"/>
    <w:rsid w:val="008F78CF"/>
    <w:rsid w:val="00903D88"/>
    <w:rsid w:val="0090546A"/>
    <w:rsid w:val="00911714"/>
    <w:rsid w:val="00914BBC"/>
    <w:rsid w:val="009152D8"/>
    <w:rsid w:val="00915F30"/>
    <w:rsid w:val="00922885"/>
    <w:rsid w:val="009234CF"/>
    <w:rsid w:val="009236E7"/>
    <w:rsid w:val="00923F06"/>
    <w:rsid w:val="009248C0"/>
    <w:rsid w:val="00924E9A"/>
    <w:rsid w:val="0092569A"/>
    <w:rsid w:val="0092731F"/>
    <w:rsid w:val="009301D6"/>
    <w:rsid w:val="00930A6A"/>
    <w:rsid w:val="0093317C"/>
    <w:rsid w:val="00933BB3"/>
    <w:rsid w:val="00934CBD"/>
    <w:rsid w:val="0093776D"/>
    <w:rsid w:val="00940B1A"/>
    <w:rsid w:val="009419FC"/>
    <w:rsid w:val="00941AA1"/>
    <w:rsid w:val="00941EB8"/>
    <w:rsid w:val="0094562F"/>
    <w:rsid w:val="00947B8A"/>
    <w:rsid w:val="00947E6A"/>
    <w:rsid w:val="009515E1"/>
    <w:rsid w:val="00951A91"/>
    <w:rsid w:val="00954C28"/>
    <w:rsid w:val="00955090"/>
    <w:rsid w:val="00955534"/>
    <w:rsid w:val="0095719A"/>
    <w:rsid w:val="0095758E"/>
    <w:rsid w:val="0096334B"/>
    <w:rsid w:val="00964EBC"/>
    <w:rsid w:val="00966693"/>
    <w:rsid w:val="009719D9"/>
    <w:rsid w:val="00972D13"/>
    <w:rsid w:val="009743F4"/>
    <w:rsid w:val="00975AF5"/>
    <w:rsid w:val="00976537"/>
    <w:rsid w:val="00977869"/>
    <w:rsid w:val="00977B54"/>
    <w:rsid w:val="00984D05"/>
    <w:rsid w:val="00985FB1"/>
    <w:rsid w:val="00991999"/>
    <w:rsid w:val="00991BA0"/>
    <w:rsid w:val="00992FB5"/>
    <w:rsid w:val="00993AE6"/>
    <w:rsid w:val="009957C1"/>
    <w:rsid w:val="009A24FB"/>
    <w:rsid w:val="009A7005"/>
    <w:rsid w:val="009B0D8A"/>
    <w:rsid w:val="009B4156"/>
    <w:rsid w:val="009B66AA"/>
    <w:rsid w:val="009B66D5"/>
    <w:rsid w:val="009C0459"/>
    <w:rsid w:val="009C0E28"/>
    <w:rsid w:val="009D0516"/>
    <w:rsid w:val="009D2881"/>
    <w:rsid w:val="009D3C6A"/>
    <w:rsid w:val="009D3E71"/>
    <w:rsid w:val="009D4C3F"/>
    <w:rsid w:val="009D7E53"/>
    <w:rsid w:val="009E0DF8"/>
    <w:rsid w:val="009E12ED"/>
    <w:rsid w:val="009E1D11"/>
    <w:rsid w:val="009E3387"/>
    <w:rsid w:val="009E3E10"/>
    <w:rsid w:val="009E470B"/>
    <w:rsid w:val="009E48CE"/>
    <w:rsid w:val="009E4C30"/>
    <w:rsid w:val="009E5500"/>
    <w:rsid w:val="009E6A69"/>
    <w:rsid w:val="009E737C"/>
    <w:rsid w:val="009E73D5"/>
    <w:rsid w:val="009E7B50"/>
    <w:rsid w:val="009F1D7F"/>
    <w:rsid w:val="009F1F6C"/>
    <w:rsid w:val="009F2C8B"/>
    <w:rsid w:val="009F43A1"/>
    <w:rsid w:val="009F46D6"/>
    <w:rsid w:val="009F46F2"/>
    <w:rsid w:val="009F4C7A"/>
    <w:rsid w:val="009F691A"/>
    <w:rsid w:val="009F6A61"/>
    <w:rsid w:val="00A005B8"/>
    <w:rsid w:val="00A00AA4"/>
    <w:rsid w:val="00A01292"/>
    <w:rsid w:val="00A02608"/>
    <w:rsid w:val="00A044B3"/>
    <w:rsid w:val="00A04840"/>
    <w:rsid w:val="00A048A5"/>
    <w:rsid w:val="00A05414"/>
    <w:rsid w:val="00A11457"/>
    <w:rsid w:val="00A1341C"/>
    <w:rsid w:val="00A148FE"/>
    <w:rsid w:val="00A159CB"/>
    <w:rsid w:val="00A16CA2"/>
    <w:rsid w:val="00A16CE3"/>
    <w:rsid w:val="00A175E7"/>
    <w:rsid w:val="00A177F5"/>
    <w:rsid w:val="00A20636"/>
    <w:rsid w:val="00A210AA"/>
    <w:rsid w:val="00A21729"/>
    <w:rsid w:val="00A248BD"/>
    <w:rsid w:val="00A278CF"/>
    <w:rsid w:val="00A31152"/>
    <w:rsid w:val="00A32484"/>
    <w:rsid w:val="00A32E78"/>
    <w:rsid w:val="00A33599"/>
    <w:rsid w:val="00A33932"/>
    <w:rsid w:val="00A34275"/>
    <w:rsid w:val="00A3465C"/>
    <w:rsid w:val="00A35274"/>
    <w:rsid w:val="00A357F0"/>
    <w:rsid w:val="00A3586F"/>
    <w:rsid w:val="00A35E23"/>
    <w:rsid w:val="00A37CF0"/>
    <w:rsid w:val="00A407B1"/>
    <w:rsid w:val="00A41A9A"/>
    <w:rsid w:val="00A41B77"/>
    <w:rsid w:val="00A43F6D"/>
    <w:rsid w:val="00A4579A"/>
    <w:rsid w:val="00A46352"/>
    <w:rsid w:val="00A52247"/>
    <w:rsid w:val="00A52EDA"/>
    <w:rsid w:val="00A54314"/>
    <w:rsid w:val="00A5493D"/>
    <w:rsid w:val="00A552B2"/>
    <w:rsid w:val="00A55D67"/>
    <w:rsid w:val="00A62629"/>
    <w:rsid w:val="00A62B90"/>
    <w:rsid w:val="00A63B8C"/>
    <w:rsid w:val="00A66660"/>
    <w:rsid w:val="00A6752D"/>
    <w:rsid w:val="00A713BA"/>
    <w:rsid w:val="00A71BAE"/>
    <w:rsid w:val="00A73482"/>
    <w:rsid w:val="00A734B2"/>
    <w:rsid w:val="00A73F84"/>
    <w:rsid w:val="00A755C6"/>
    <w:rsid w:val="00A76BF6"/>
    <w:rsid w:val="00A772EB"/>
    <w:rsid w:val="00A774ED"/>
    <w:rsid w:val="00A80C03"/>
    <w:rsid w:val="00A811B7"/>
    <w:rsid w:val="00A81F19"/>
    <w:rsid w:val="00A8294D"/>
    <w:rsid w:val="00A8373C"/>
    <w:rsid w:val="00A84DD9"/>
    <w:rsid w:val="00A96BB5"/>
    <w:rsid w:val="00AA0A22"/>
    <w:rsid w:val="00AA2C18"/>
    <w:rsid w:val="00AA34E1"/>
    <w:rsid w:val="00AA356A"/>
    <w:rsid w:val="00AA5DD7"/>
    <w:rsid w:val="00AB1477"/>
    <w:rsid w:val="00AB2A32"/>
    <w:rsid w:val="00AB2A72"/>
    <w:rsid w:val="00AB3CD7"/>
    <w:rsid w:val="00AB41C8"/>
    <w:rsid w:val="00AB4F58"/>
    <w:rsid w:val="00AB629B"/>
    <w:rsid w:val="00AB62C4"/>
    <w:rsid w:val="00AC002A"/>
    <w:rsid w:val="00AC187A"/>
    <w:rsid w:val="00AC2DCB"/>
    <w:rsid w:val="00AC4F1E"/>
    <w:rsid w:val="00AC52E1"/>
    <w:rsid w:val="00AC667B"/>
    <w:rsid w:val="00AC6CE1"/>
    <w:rsid w:val="00AC719A"/>
    <w:rsid w:val="00AC75EE"/>
    <w:rsid w:val="00AD0CFA"/>
    <w:rsid w:val="00AD14DF"/>
    <w:rsid w:val="00AD184D"/>
    <w:rsid w:val="00AD1A24"/>
    <w:rsid w:val="00AD2C8A"/>
    <w:rsid w:val="00AD4590"/>
    <w:rsid w:val="00AD5B5D"/>
    <w:rsid w:val="00AD7517"/>
    <w:rsid w:val="00AE13D1"/>
    <w:rsid w:val="00AE24C7"/>
    <w:rsid w:val="00AE5F4A"/>
    <w:rsid w:val="00AE668E"/>
    <w:rsid w:val="00AE7F3F"/>
    <w:rsid w:val="00AF087C"/>
    <w:rsid w:val="00AF1019"/>
    <w:rsid w:val="00AF1883"/>
    <w:rsid w:val="00AF2FB3"/>
    <w:rsid w:val="00AF3AE5"/>
    <w:rsid w:val="00AF724D"/>
    <w:rsid w:val="00B009D4"/>
    <w:rsid w:val="00B00F68"/>
    <w:rsid w:val="00B01899"/>
    <w:rsid w:val="00B02BAB"/>
    <w:rsid w:val="00B033EC"/>
    <w:rsid w:val="00B03733"/>
    <w:rsid w:val="00B03C82"/>
    <w:rsid w:val="00B04AED"/>
    <w:rsid w:val="00B04BFD"/>
    <w:rsid w:val="00B05745"/>
    <w:rsid w:val="00B07D7E"/>
    <w:rsid w:val="00B07E0D"/>
    <w:rsid w:val="00B1177B"/>
    <w:rsid w:val="00B12A3E"/>
    <w:rsid w:val="00B12FAB"/>
    <w:rsid w:val="00B13410"/>
    <w:rsid w:val="00B13602"/>
    <w:rsid w:val="00B13813"/>
    <w:rsid w:val="00B15C53"/>
    <w:rsid w:val="00B15C70"/>
    <w:rsid w:val="00B15E7F"/>
    <w:rsid w:val="00B17D30"/>
    <w:rsid w:val="00B24D48"/>
    <w:rsid w:val="00B2675A"/>
    <w:rsid w:val="00B300BE"/>
    <w:rsid w:val="00B3062F"/>
    <w:rsid w:val="00B33567"/>
    <w:rsid w:val="00B33AC7"/>
    <w:rsid w:val="00B36B1B"/>
    <w:rsid w:val="00B36D82"/>
    <w:rsid w:val="00B374EF"/>
    <w:rsid w:val="00B43195"/>
    <w:rsid w:val="00B43296"/>
    <w:rsid w:val="00B437C0"/>
    <w:rsid w:val="00B43A81"/>
    <w:rsid w:val="00B478A2"/>
    <w:rsid w:val="00B5071F"/>
    <w:rsid w:val="00B52295"/>
    <w:rsid w:val="00B53005"/>
    <w:rsid w:val="00B558F8"/>
    <w:rsid w:val="00B5620E"/>
    <w:rsid w:val="00B5669C"/>
    <w:rsid w:val="00B5689C"/>
    <w:rsid w:val="00B57BC9"/>
    <w:rsid w:val="00B60911"/>
    <w:rsid w:val="00B61147"/>
    <w:rsid w:val="00B615DC"/>
    <w:rsid w:val="00B61AF3"/>
    <w:rsid w:val="00B62167"/>
    <w:rsid w:val="00B63A5C"/>
    <w:rsid w:val="00B65823"/>
    <w:rsid w:val="00B70A6B"/>
    <w:rsid w:val="00B741F7"/>
    <w:rsid w:val="00B746D9"/>
    <w:rsid w:val="00B74A32"/>
    <w:rsid w:val="00B7681C"/>
    <w:rsid w:val="00B76944"/>
    <w:rsid w:val="00B77DCB"/>
    <w:rsid w:val="00B8121A"/>
    <w:rsid w:val="00B8257F"/>
    <w:rsid w:val="00B826B3"/>
    <w:rsid w:val="00B85F25"/>
    <w:rsid w:val="00B8651D"/>
    <w:rsid w:val="00B86A44"/>
    <w:rsid w:val="00B90D92"/>
    <w:rsid w:val="00B91383"/>
    <w:rsid w:val="00B9229E"/>
    <w:rsid w:val="00B935BA"/>
    <w:rsid w:val="00B9360B"/>
    <w:rsid w:val="00B9498A"/>
    <w:rsid w:val="00BA0715"/>
    <w:rsid w:val="00BA1103"/>
    <w:rsid w:val="00BA29BB"/>
    <w:rsid w:val="00BA378F"/>
    <w:rsid w:val="00BA4717"/>
    <w:rsid w:val="00BA5101"/>
    <w:rsid w:val="00BA65D5"/>
    <w:rsid w:val="00BA76A7"/>
    <w:rsid w:val="00BB02DC"/>
    <w:rsid w:val="00BB2631"/>
    <w:rsid w:val="00BB3E04"/>
    <w:rsid w:val="00BB4AF9"/>
    <w:rsid w:val="00BB4F23"/>
    <w:rsid w:val="00BB5768"/>
    <w:rsid w:val="00BB6432"/>
    <w:rsid w:val="00BB69A7"/>
    <w:rsid w:val="00BC02EF"/>
    <w:rsid w:val="00BC051D"/>
    <w:rsid w:val="00BC0DEE"/>
    <w:rsid w:val="00BC0E54"/>
    <w:rsid w:val="00BC107E"/>
    <w:rsid w:val="00BC3325"/>
    <w:rsid w:val="00BC36C0"/>
    <w:rsid w:val="00BC4F2F"/>
    <w:rsid w:val="00BC51A9"/>
    <w:rsid w:val="00BC6398"/>
    <w:rsid w:val="00BC795C"/>
    <w:rsid w:val="00BC7F9D"/>
    <w:rsid w:val="00BD0DD2"/>
    <w:rsid w:val="00BD5473"/>
    <w:rsid w:val="00BD6656"/>
    <w:rsid w:val="00BD6C34"/>
    <w:rsid w:val="00BE1E68"/>
    <w:rsid w:val="00BE32A0"/>
    <w:rsid w:val="00BE3C30"/>
    <w:rsid w:val="00BE510B"/>
    <w:rsid w:val="00BF0810"/>
    <w:rsid w:val="00BF0980"/>
    <w:rsid w:val="00BF108B"/>
    <w:rsid w:val="00BF4D3D"/>
    <w:rsid w:val="00BF75E2"/>
    <w:rsid w:val="00C006FE"/>
    <w:rsid w:val="00C00A07"/>
    <w:rsid w:val="00C023F7"/>
    <w:rsid w:val="00C02429"/>
    <w:rsid w:val="00C02894"/>
    <w:rsid w:val="00C047FD"/>
    <w:rsid w:val="00C06190"/>
    <w:rsid w:val="00C067CB"/>
    <w:rsid w:val="00C07C15"/>
    <w:rsid w:val="00C111AC"/>
    <w:rsid w:val="00C13F22"/>
    <w:rsid w:val="00C14CEE"/>
    <w:rsid w:val="00C15BAD"/>
    <w:rsid w:val="00C207B3"/>
    <w:rsid w:val="00C218E1"/>
    <w:rsid w:val="00C23D1A"/>
    <w:rsid w:val="00C26418"/>
    <w:rsid w:val="00C324B9"/>
    <w:rsid w:val="00C3373E"/>
    <w:rsid w:val="00C33798"/>
    <w:rsid w:val="00C33C78"/>
    <w:rsid w:val="00C34E13"/>
    <w:rsid w:val="00C34E94"/>
    <w:rsid w:val="00C368F7"/>
    <w:rsid w:val="00C40268"/>
    <w:rsid w:val="00C426C7"/>
    <w:rsid w:val="00C442C4"/>
    <w:rsid w:val="00C44D5D"/>
    <w:rsid w:val="00C45118"/>
    <w:rsid w:val="00C457C2"/>
    <w:rsid w:val="00C459C8"/>
    <w:rsid w:val="00C45C23"/>
    <w:rsid w:val="00C4652F"/>
    <w:rsid w:val="00C46884"/>
    <w:rsid w:val="00C47EA5"/>
    <w:rsid w:val="00C51735"/>
    <w:rsid w:val="00C51F0E"/>
    <w:rsid w:val="00C53747"/>
    <w:rsid w:val="00C54150"/>
    <w:rsid w:val="00C54193"/>
    <w:rsid w:val="00C54D37"/>
    <w:rsid w:val="00C63731"/>
    <w:rsid w:val="00C64518"/>
    <w:rsid w:val="00C74021"/>
    <w:rsid w:val="00C767DD"/>
    <w:rsid w:val="00C76EED"/>
    <w:rsid w:val="00C7794D"/>
    <w:rsid w:val="00C80434"/>
    <w:rsid w:val="00C8118C"/>
    <w:rsid w:val="00C81B63"/>
    <w:rsid w:val="00C84D28"/>
    <w:rsid w:val="00C85DC7"/>
    <w:rsid w:val="00C90A98"/>
    <w:rsid w:val="00C91817"/>
    <w:rsid w:val="00C9244E"/>
    <w:rsid w:val="00C940DE"/>
    <w:rsid w:val="00C96ABB"/>
    <w:rsid w:val="00C97E70"/>
    <w:rsid w:val="00CA0298"/>
    <w:rsid w:val="00CA1ED1"/>
    <w:rsid w:val="00CA423C"/>
    <w:rsid w:val="00CA67FD"/>
    <w:rsid w:val="00CB215C"/>
    <w:rsid w:val="00CB38F2"/>
    <w:rsid w:val="00CB44C2"/>
    <w:rsid w:val="00CB4910"/>
    <w:rsid w:val="00CB4BBA"/>
    <w:rsid w:val="00CB6366"/>
    <w:rsid w:val="00CB6504"/>
    <w:rsid w:val="00CB6DAA"/>
    <w:rsid w:val="00CB7118"/>
    <w:rsid w:val="00CB76DD"/>
    <w:rsid w:val="00CC1E40"/>
    <w:rsid w:val="00CC1EFA"/>
    <w:rsid w:val="00CC2646"/>
    <w:rsid w:val="00CC3DB7"/>
    <w:rsid w:val="00CC4AA4"/>
    <w:rsid w:val="00CC617E"/>
    <w:rsid w:val="00CC69F2"/>
    <w:rsid w:val="00CD18BE"/>
    <w:rsid w:val="00CD1A35"/>
    <w:rsid w:val="00CD201C"/>
    <w:rsid w:val="00CD3169"/>
    <w:rsid w:val="00CD3F23"/>
    <w:rsid w:val="00CD57C2"/>
    <w:rsid w:val="00CD5AE5"/>
    <w:rsid w:val="00CD5C5A"/>
    <w:rsid w:val="00CD76C5"/>
    <w:rsid w:val="00CD7ED6"/>
    <w:rsid w:val="00CE2A0F"/>
    <w:rsid w:val="00CE2CCB"/>
    <w:rsid w:val="00CE2F6E"/>
    <w:rsid w:val="00CE41BD"/>
    <w:rsid w:val="00CE53E4"/>
    <w:rsid w:val="00CF2086"/>
    <w:rsid w:val="00CF56C1"/>
    <w:rsid w:val="00CF62C9"/>
    <w:rsid w:val="00CF6D34"/>
    <w:rsid w:val="00CF7583"/>
    <w:rsid w:val="00D010A1"/>
    <w:rsid w:val="00D02A9C"/>
    <w:rsid w:val="00D05EBD"/>
    <w:rsid w:val="00D06B06"/>
    <w:rsid w:val="00D103C6"/>
    <w:rsid w:val="00D10D9C"/>
    <w:rsid w:val="00D120A8"/>
    <w:rsid w:val="00D1214F"/>
    <w:rsid w:val="00D14F1D"/>
    <w:rsid w:val="00D211D3"/>
    <w:rsid w:val="00D2129A"/>
    <w:rsid w:val="00D22CB1"/>
    <w:rsid w:val="00D251AA"/>
    <w:rsid w:val="00D25E0F"/>
    <w:rsid w:val="00D268C3"/>
    <w:rsid w:val="00D26C13"/>
    <w:rsid w:val="00D30B63"/>
    <w:rsid w:val="00D310FD"/>
    <w:rsid w:val="00D31239"/>
    <w:rsid w:val="00D35B16"/>
    <w:rsid w:val="00D35C58"/>
    <w:rsid w:val="00D403D0"/>
    <w:rsid w:val="00D409E2"/>
    <w:rsid w:val="00D40AA7"/>
    <w:rsid w:val="00D40CE8"/>
    <w:rsid w:val="00D4260F"/>
    <w:rsid w:val="00D43A27"/>
    <w:rsid w:val="00D44A06"/>
    <w:rsid w:val="00D4581B"/>
    <w:rsid w:val="00D470BB"/>
    <w:rsid w:val="00D505A9"/>
    <w:rsid w:val="00D50671"/>
    <w:rsid w:val="00D51D04"/>
    <w:rsid w:val="00D52BEA"/>
    <w:rsid w:val="00D53496"/>
    <w:rsid w:val="00D53C81"/>
    <w:rsid w:val="00D54D2D"/>
    <w:rsid w:val="00D54FD8"/>
    <w:rsid w:val="00D55788"/>
    <w:rsid w:val="00D56075"/>
    <w:rsid w:val="00D56F63"/>
    <w:rsid w:val="00D57633"/>
    <w:rsid w:val="00D576DF"/>
    <w:rsid w:val="00D60EE6"/>
    <w:rsid w:val="00D625C4"/>
    <w:rsid w:val="00D625F9"/>
    <w:rsid w:val="00D6658A"/>
    <w:rsid w:val="00D66C42"/>
    <w:rsid w:val="00D67D64"/>
    <w:rsid w:val="00D719CE"/>
    <w:rsid w:val="00D73FE3"/>
    <w:rsid w:val="00D7528B"/>
    <w:rsid w:val="00D754AC"/>
    <w:rsid w:val="00D75DDB"/>
    <w:rsid w:val="00D81AF3"/>
    <w:rsid w:val="00D82098"/>
    <w:rsid w:val="00D84762"/>
    <w:rsid w:val="00D85DAC"/>
    <w:rsid w:val="00D862E0"/>
    <w:rsid w:val="00D86719"/>
    <w:rsid w:val="00D868B0"/>
    <w:rsid w:val="00D869F2"/>
    <w:rsid w:val="00D90338"/>
    <w:rsid w:val="00D91870"/>
    <w:rsid w:val="00D95657"/>
    <w:rsid w:val="00D9614A"/>
    <w:rsid w:val="00DA01DA"/>
    <w:rsid w:val="00DA12AE"/>
    <w:rsid w:val="00DA16D6"/>
    <w:rsid w:val="00DA48A1"/>
    <w:rsid w:val="00DA539F"/>
    <w:rsid w:val="00DA79B2"/>
    <w:rsid w:val="00DB05AF"/>
    <w:rsid w:val="00DB2E6A"/>
    <w:rsid w:val="00DB328A"/>
    <w:rsid w:val="00DB3799"/>
    <w:rsid w:val="00DB63E5"/>
    <w:rsid w:val="00DB6499"/>
    <w:rsid w:val="00DB7F31"/>
    <w:rsid w:val="00DC01F1"/>
    <w:rsid w:val="00DC1408"/>
    <w:rsid w:val="00DC2B1F"/>
    <w:rsid w:val="00DC4287"/>
    <w:rsid w:val="00DC6245"/>
    <w:rsid w:val="00DC68CC"/>
    <w:rsid w:val="00DC73A9"/>
    <w:rsid w:val="00DD13BB"/>
    <w:rsid w:val="00DD19FB"/>
    <w:rsid w:val="00DD1C75"/>
    <w:rsid w:val="00DD2522"/>
    <w:rsid w:val="00DD4E54"/>
    <w:rsid w:val="00DE05DC"/>
    <w:rsid w:val="00DE0CD8"/>
    <w:rsid w:val="00DE227D"/>
    <w:rsid w:val="00DE247B"/>
    <w:rsid w:val="00DE3749"/>
    <w:rsid w:val="00DE4021"/>
    <w:rsid w:val="00DE4F12"/>
    <w:rsid w:val="00DE5734"/>
    <w:rsid w:val="00DE7FDC"/>
    <w:rsid w:val="00DF2D5E"/>
    <w:rsid w:val="00DF3E36"/>
    <w:rsid w:val="00DF3FCF"/>
    <w:rsid w:val="00DF4BDF"/>
    <w:rsid w:val="00DF56E0"/>
    <w:rsid w:val="00DF5CF4"/>
    <w:rsid w:val="00DF642C"/>
    <w:rsid w:val="00DF6A3C"/>
    <w:rsid w:val="00E0041A"/>
    <w:rsid w:val="00E01D46"/>
    <w:rsid w:val="00E021BF"/>
    <w:rsid w:val="00E02936"/>
    <w:rsid w:val="00E02B24"/>
    <w:rsid w:val="00E045DB"/>
    <w:rsid w:val="00E07C6D"/>
    <w:rsid w:val="00E07F1E"/>
    <w:rsid w:val="00E127C6"/>
    <w:rsid w:val="00E13972"/>
    <w:rsid w:val="00E153B2"/>
    <w:rsid w:val="00E17DF6"/>
    <w:rsid w:val="00E206D3"/>
    <w:rsid w:val="00E21B25"/>
    <w:rsid w:val="00E233A9"/>
    <w:rsid w:val="00E2384C"/>
    <w:rsid w:val="00E2478E"/>
    <w:rsid w:val="00E25351"/>
    <w:rsid w:val="00E25554"/>
    <w:rsid w:val="00E26719"/>
    <w:rsid w:val="00E2780C"/>
    <w:rsid w:val="00E32086"/>
    <w:rsid w:val="00E33007"/>
    <w:rsid w:val="00E35AF7"/>
    <w:rsid w:val="00E35F46"/>
    <w:rsid w:val="00E36024"/>
    <w:rsid w:val="00E369BD"/>
    <w:rsid w:val="00E36B47"/>
    <w:rsid w:val="00E431ED"/>
    <w:rsid w:val="00E4404B"/>
    <w:rsid w:val="00E440E3"/>
    <w:rsid w:val="00E465EB"/>
    <w:rsid w:val="00E47508"/>
    <w:rsid w:val="00E47811"/>
    <w:rsid w:val="00E47E26"/>
    <w:rsid w:val="00E536B2"/>
    <w:rsid w:val="00E54CE3"/>
    <w:rsid w:val="00E57F6E"/>
    <w:rsid w:val="00E615FA"/>
    <w:rsid w:val="00E6322D"/>
    <w:rsid w:val="00E64458"/>
    <w:rsid w:val="00E675FA"/>
    <w:rsid w:val="00E7051E"/>
    <w:rsid w:val="00E70C7D"/>
    <w:rsid w:val="00E718B5"/>
    <w:rsid w:val="00E72C43"/>
    <w:rsid w:val="00E76B0A"/>
    <w:rsid w:val="00E80656"/>
    <w:rsid w:val="00E82619"/>
    <w:rsid w:val="00E842FA"/>
    <w:rsid w:val="00E845A0"/>
    <w:rsid w:val="00E84E96"/>
    <w:rsid w:val="00E85A68"/>
    <w:rsid w:val="00E905EE"/>
    <w:rsid w:val="00E90CFC"/>
    <w:rsid w:val="00E91237"/>
    <w:rsid w:val="00E914E6"/>
    <w:rsid w:val="00E9326D"/>
    <w:rsid w:val="00E93EE1"/>
    <w:rsid w:val="00E946C6"/>
    <w:rsid w:val="00E948B2"/>
    <w:rsid w:val="00E94F9A"/>
    <w:rsid w:val="00E97A06"/>
    <w:rsid w:val="00E97E2D"/>
    <w:rsid w:val="00EA1B63"/>
    <w:rsid w:val="00EA1C89"/>
    <w:rsid w:val="00EA3318"/>
    <w:rsid w:val="00EA34DF"/>
    <w:rsid w:val="00EA37C3"/>
    <w:rsid w:val="00EA40D6"/>
    <w:rsid w:val="00EA7242"/>
    <w:rsid w:val="00EB2C28"/>
    <w:rsid w:val="00EB547A"/>
    <w:rsid w:val="00EB5B0D"/>
    <w:rsid w:val="00EB75EE"/>
    <w:rsid w:val="00EC0426"/>
    <w:rsid w:val="00EC0654"/>
    <w:rsid w:val="00EC0A22"/>
    <w:rsid w:val="00EC2BA0"/>
    <w:rsid w:val="00EC2CF2"/>
    <w:rsid w:val="00EC39BB"/>
    <w:rsid w:val="00EC4D90"/>
    <w:rsid w:val="00EC520F"/>
    <w:rsid w:val="00EC7759"/>
    <w:rsid w:val="00ED19A8"/>
    <w:rsid w:val="00ED2C50"/>
    <w:rsid w:val="00ED32DE"/>
    <w:rsid w:val="00ED5442"/>
    <w:rsid w:val="00ED60A2"/>
    <w:rsid w:val="00ED65A3"/>
    <w:rsid w:val="00EE02F6"/>
    <w:rsid w:val="00EE2311"/>
    <w:rsid w:val="00EE48AA"/>
    <w:rsid w:val="00EE4C37"/>
    <w:rsid w:val="00EE52CE"/>
    <w:rsid w:val="00EE582E"/>
    <w:rsid w:val="00EE5D65"/>
    <w:rsid w:val="00EE64B5"/>
    <w:rsid w:val="00EE678A"/>
    <w:rsid w:val="00EE6EBA"/>
    <w:rsid w:val="00EF0EC4"/>
    <w:rsid w:val="00EF13B7"/>
    <w:rsid w:val="00EF2312"/>
    <w:rsid w:val="00EF3291"/>
    <w:rsid w:val="00EF5750"/>
    <w:rsid w:val="00EF5BD3"/>
    <w:rsid w:val="00EF6B80"/>
    <w:rsid w:val="00EF6CC5"/>
    <w:rsid w:val="00EF7E16"/>
    <w:rsid w:val="00F01D0D"/>
    <w:rsid w:val="00F0300A"/>
    <w:rsid w:val="00F06250"/>
    <w:rsid w:val="00F06968"/>
    <w:rsid w:val="00F07F2F"/>
    <w:rsid w:val="00F10653"/>
    <w:rsid w:val="00F107F5"/>
    <w:rsid w:val="00F1248A"/>
    <w:rsid w:val="00F1353D"/>
    <w:rsid w:val="00F15887"/>
    <w:rsid w:val="00F1691B"/>
    <w:rsid w:val="00F22F36"/>
    <w:rsid w:val="00F234C9"/>
    <w:rsid w:val="00F244AF"/>
    <w:rsid w:val="00F252FB"/>
    <w:rsid w:val="00F26402"/>
    <w:rsid w:val="00F2742F"/>
    <w:rsid w:val="00F300ED"/>
    <w:rsid w:val="00F333C8"/>
    <w:rsid w:val="00F37BAB"/>
    <w:rsid w:val="00F43E0E"/>
    <w:rsid w:val="00F44F3F"/>
    <w:rsid w:val="00F460E5"/>
    <w:rsid w:val="00F47CE0"/>
    <w:rsid w:val="00F50F9D"/>
    <w:rsid w:val="00F51CF8"/>
    <w:rsid w:val="00F52373"/>
    <w:rsid w:val="00F53B48"/>
    <w:rsid w:val="00F53F82"/>
    <w:rsid w:val="00F54F6F"/>
    <w:rsid w:val="00F55628"/>
    <w:rsid w:val="00F574FA"/>
    <w:rsid w:val="00F60538"/>
    <w:rsid w:val="00F62506"/>
    <w:rsid w:val="00F62FB3"/>
    <w:rsid w:val="00F65FEA"/>
    <w:rsid w:val="00F65FEB"/>
    <w:rsid w:val="00F731FF"/>
    <w:rsid w:val="00F74EB4"/>
    <w:rsid w:val="00F7563F"/>
    <w:rsid w:val="00F7641C"/>
    <w:rsid w:val="00F76CBF"/>
    <w:rsid w:val="00F7773D"/>
    <w:rsid w:val="00F802DD"/>
    <w:rsid w:val="00F83D54"/>
    <w:rsid w:val="00F857BE"/>
    <w:rsid w:val="00F86A26"/>
    <w:rsid w:val="00F87273"/>
    <w:rsid w:val="00F8740F"/>
    <w:rsid w:val="00F90762"/>
    <w:rsid w:val="00F955B3"/>
    <w:rsid w:val="00F960BE"/>
    <w:rsid w:val="00F96608"/>
    <w:rsid w:val="00FA03ED"/>
    <w:rsid w:val="00FA6701"/>
    <w:rsid w:val="00FA73A0"/>
    <w:rsid w:val="00FA7958"/>
    <w:rsid w:val="00FB2111"/>
    <w:rsid w:val="00FB224C"/>
    <w:rsid w:val="00FB4047"/>
    <w:rsid w:val="00FB4894"/>
    <w:rsid w:val="00FB62EB"/>
    <w:rsid w:val="00FB64F8"/>
    <w:rsid w:val="00FB7893"/>
    <w:rsid w:val="00FC04CD"/>
    <w:rsid w:val="00FC090D"/>
    <w:rsid w:val="00FC2142"/>
    <w:rsid w:val="00FC3CEE"/>
    <w:rsid w:val="00FC3DF3"/>
    <w:rsid w:val="00FC48E1"/>
    <w:rsid w:val="00FC49FF"/>
    <w:rsid w:val="00FD0D54"/>
    <w:rsid w:val="00FD272D"/>
    <w:rsid w:val="00FD29A7"/>
    <w:rsid w:val="00FD2B3F"/>
    <w:rsid w:val="00FD3362"/>
    <w:rsid w:val="00FD46BD"/>
    <w:rsid w:val="00FD7CDC"/>
    <w:rsid w:val="00FE024C"/>
    <w:rsid w:val="00FE270C"/>
    <w:rsid w:val="00FE3969"/>
    <w:rsid w:val="00FE458B"/>
    <w:rsid w:val="00FE4769"/>
    <w:rsid w:val="00FE5044"/>
    <w:rsid w:val="00FE56EB"/>
    <w:rsid w:val="00FF07FB"/>
    <w:rsid w:val="00FF162E"/>
    <w:rsid w:val="00FF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7761"/>
    <o:shapelayout v:ext="edit">
      <o:idmap v:ext="edit" data="1"/>
    </o:shapelayout>
  </w:shapeDefaults>
  <w:decimalSymbol w:val="."/>
  <w:listSeparator w:val=","/>
  <w14:docId w14:val="1C534DD2"/>
  <w15:chartTrackingRefBased/>
  <w15:docId w15:val="{1FE63F68-4E5D-4E1A-BDFA-D6CD36C0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Cs w:val="24"/>
    </w:rPr>
  </w:style>
  <w:style w:type="paragraph" w:styleId="Heading1">
    <w:name w:val="heading 1"/>
    <w:basedOn w:val="Normal"/>
    <w:next w:val="Normal"/>
    <w:link w:val="Heading1Char"/>
    <w:qFormat/>
    <w:rsid w:val="00D1214F"/>
    <w:pPr>
      <w:keepNext/>
      <w:spacing w:before="240" w:after="60"/>
      <w:outlineLvl w:val="0"/>
    </w:pPr>
    <w:rPr>
      <w:rFonts w:ascii="Cambria"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B5768"/>
    <w:rPr>
      <w:color w:val="0000FF"/>
      <w:u w:val="single"/>
    </w:rPr>
  </w:style>
  <w:style w:type="paragraph" w:styleId="BodyText3">
    <w:name w:val="Body Text 3"/>
    <w:basedOn w:val="Normal"/>
    <w:link w:val="BodyText3Char"/>
    <w:rsid w:val="00BB5768"/>
    <w:rPr>
      <w:rFonts w:ascii="Univers" w:hAnsi="Univers" w:cs="Times New Roman"/>
      <w:szCs w:val="20"/>
    </w:rPr>
  </w:style>
  <w:style w:type="paragraph" w:styleId="BalloonText">
    <w:name w:val="Balloon Text"/>
    <w:basedOn w:val="Normal"/>
    <w:semiHidden/>
    <w:rsid w:val="00FD3362"/>
    <w:rPr>
      <w:rFonts w:ascii="Tahoma" w:hAnsi="Tahoma" w:cs="Tahoma"/>
      <w:sz w:val="16"/>
      <w:szCs w:val="16"/>
    </w:rPr>
  </w:style>
  <w:style w:type="paragraph" w:styleId="CommentText">
    <w:name w:val="annotation text"/>
    <w:basedOn w:val="Normal"/>
    <w:link w:val="CommentTextChar"/>
    <w:uiPriority w:val="99"/>
    <w:semiHidden/>
    <w:rsid w:val="00BA1103"/>
    <w:rPr>
      <w:rFonts w:ascii="Book Antiqua" w:hAnsi="Book Antiqua" w:cs="Times New Roman"/>
      <w:szCs w:val="20"/>
    </w:rPr>
  </w:style>
  <w:style w:type="paragraph" w:styleId="Header">
    <w:name w:val="header"/>
    <w:basedOn w:val="Normal"/>
    <w:link w:val="HeaderChar"/>
    <w:uiPriority w:val="99"/>
    <w:rsid w:val="00A96BB5"/>
    <w:pPr>
      <w:tabs>
        <w:tab w:val="center" w:pos="4320"/>
        <w:tab w:val="right" w:pos="8640"/>
      </w:tabs>
    </w:pPr>
  </w:style>
  <w:style w:type="paragraph" w:styleId="Footer">
    <w:name w:val="footer"/>
    <w:basedOn w:val="Normal"/>
    <w:link w:val="FooterChar"/>
    <w:uiPriority w:val="99"/>
    <w:rsid w:val="00A96BB5"/>
    <w:pPr>
      <w:tabs>
        <w:tab w:val="center" w:pos="4320"/>
        <w:tab w:val="right" w:pos="8640"/>
      </w:tabs>
    </w:pPr>
  </w:style>
  <w:style w:type="character" w:styleId="PageNumber">
    <w:name w:val="page number"/>
    <w:basedOn w:val="DefaultParagraphFont"/>
    <w:rsid w:val="00A96BB5"/>
  </w:style>
  <w:style w:type="character" w:styleId="FollowedHyperlink">
    <w:name w:val="FollowedHyperlink"/>
    <w:rsid w:val="00DE0CD8"/>
    <w:rPr>
      <w:color w:val="800080"/>
      <w:u w:val="single"/>
    </w:rPr>
  </w:style>
  <w:style w:type="paragraph" w:styleId="PlainText">
    <w:name w:val="Plain Text"/>
    <w:basedOn w:val="Normal"/>
    <w:rsid w:val="004C5FF8"/>
    <w:rPr>
      <w:rFonts w:ascii="Courier New" w:hAnsi="Courier New" w:cs="Times New Roman"/>
      <w:szCs w:val="20"/>
    </w:rPr>
  </w:style>
  <w:style w:type="paragraph" w:styleId="BodyText">
    <w:name w:val="Body Text"/>
    <w:basedOn w:val="Normal"/>
    <w:rsid w:val="00C33C78"/>
    <w:pPr>
      <w:spacing w:after="120"/>
    </w:pPr>
  </w:style>
  <w:style w:type="paragraph" w:styleId="Revision">
    <w:name w:val="Revision"/>
    <w:hidden/>
    <w:uiPriority w:val="99"/>
    <w:semiHidden/>
    <w:rsid w:val="00B9360B"/>
    <w:rPr>
      <w:rFonts w:ascii="Arial" w:hAnsi="Arial" w:cs="Arial"/>
      <w:szCs w:val="24"/>
    </w:rPr>
  </w:style>
  <w:style w:type="character" w:styleId="CommentReference">
    <w:name w:val="annotation reference"/>
    <w:uiPriority w:val="99"/>
    <w:rsid w:val="00A32E78"/>
    <w:rPr>
      <w:sz w:val="16"/>
      <w:szCs w:val="16"/>
    </w:rPr>
  </w:style>
  <w:style w:type="paragraph" w:styleId="CommentSubject">
    <w:name w:val="annotation subject"/>
    <w:basedOn w:val="CommentText"/>
    <w:next w:val="CommentText"/>
    <w:link w:val="CommentSubjectChar"/>
    <w:rsid w:val="00A32E78"/>
    <w:rPr>
      <w:rFonts w:ascii="Arial" w:hAnsi="Arial" w:cs="Arial"/>
      <w:b/>
      <w:bCs/>
    </w:rPr>
  </w:style>
  <w:style w:type="character" w:customStyle="1" w:styleId="CommentTextChar">
    <w:name w:val="Comment Text Char"/>
    <w:link w:val="CommentText"/>
    <w:uiPriority w:val="99"/>
    <w:semiHidden/>
    <w:rsid w:val="00A32E78"/>
    <w:rPr>
      <w:rFonts w:ascii="Book Antiqua" w:hAnsi="Book Antiqua"/>
    </w:rPr>
  </w:style>
  <w:style w:type="character" w:customStyle="1" w:styleId="CommentSubjectChar">
    <w:name w:val="Comment Subject Char"/>
    <w:basedOn w:val="CommentTextChar"/>
    <w:link w:val="CommentSubject"/>
    <w:rsid w:val="00A32E78"/>
    <w:rPr>
      <w:rFonts w:ascii="Book Antiqua" w:hAnsi="Book Antiqua"/>
    </w:rPr>
  </w:style>
  <w:style w:type="paragraph" w:styleId="DocumentMap">
    <w:name w:val="Document Map"/>
    <w:basedOn w:val="Normal"/>
    <w:semiHidden/>
    <w:rsid w:val="00F87273"/>
    <w:pPr>
      <w:shd w:val="clear" w:color="auto" w:fill="000080"/>
    </w:pPr>
    <w:rPr>
      <w:rFonts w:ascii="Tahoma" w:hAnsi="Tahoma" w:cs="Tahoma"/>
      <w:szCs w:val="20"/>
    </w:rPr>
  </w:style>
  <w:style w:type="paragraph" w:styleId="NoSpacing">
    <w:name w:val="No Spacing"/>
    <w:basedOn w:val="Normal"/>
    <w:link w:val="NoSpacingChar"/>
    <w:uiPriority w:val="1"/>
    <w:qFormat/>
    <w:rsid w:val="004E2669"/>
    <w:rPr>
      <w:rFonts w:ascii="Calibri" w:eastAsia="Calibri" w:hAnsi="Calibri" w:cs="Times New Roman"/>
      <w:sz w:val="22"/>
      <w:szCs w:val="22"/>
    </w:rPr>
  </w:style>
  <w:style w:type="character" w:customStyle="1" w:styleId="BodyText3Char">
    <w:name w:val="Body Text 3 Char"/>
    <w:link w:val="BodyText3"/>
    <w:rsid w:val="00134E86"/>
    <w:rPr>
      <w:rFonts w:ascii="Univers" w:hAnsi="Univers"/>
    </w:rPr>
  </w:style>
  <w:style w:type="character" w:customStyle="1" w:styleId="HeaderChar">
    <w:name w:val="Header Char"/>
    <w:link w:val="Header"/>
    <w:uiPriority w:val="99"/>
    <w:rsid w:val="00134E86"/>
    <w:rPr>
      <w:rFonts w:ascii="Arial" w:hAnsi="Arial" w:cs="Arial"/>
      <w:szCs w:val="24"/>
    </w:rPr>
  </w:style>
  <w:style w:type="character" w:customStyle="1" w:styleId="FooterChar">
    <w:name w:val="Footer Char"/>
    <w:link w:val="Footer"/>
    <w:uiPriority w:val="99"/>
    <w:rsid w:val="00134E86"/>
    <w:rPr>
      <w:rFonts w:ascii="Arial" w:hAnsi="Arial" w:cs="Arial"/>
      <w:szCs w:val="24"/>
    </w:rPr>
  </w:style>
  <w:style w:type="character" w:customStyle="1" w:styleId="bold">
    <w:name w:val="bold"/>
    <w:rsid w:val="00C06190"/>
  </w:style>
  <w:style w:type="character" w:customStyle="1" w:styleId="NoSpacingChar">
    <w:name w:val="No Spacing Char"/>
    <w:link w:val="NoSpacing"/>
    <w:uiPriority w:val="1"/>
    <w:rsid w:val="00D1214F"/>
    <w:rPr>
      <w:rFonts w:ascii="Calibri" w:eastAsia="Calibri" w:hAnsi="Calibri"/>
      <w:sz w:val="22"/>
      <w:szCs w:val="22"/>
    </w:rPr>
  </w:style>
  <w:style w:type="character" w:customStyle="1" w:styleId="Heading1Char">
    <w:name w:val="Heading 1 Char"/>
    <w:link w:val="Heading1"/>
    <w:rsid w:val="00D1214F"/>
    <w:rPr>
      <w:rFonts w:ascii="Cambria" w:eastAsia="Times New Roman" w:hAnsi="Cambria" w:cs="Times New Roman"/>
      <w:b/>
      <w:bCs/>
      <w:kern w:val="32"/>
      <w:sz w:val="32"/>
      <w:szCs w:val="32"/>
    </w:rPr>
  </w:style>
  <w:style w:type="paragraph" w:styleId="TOCHeading">
    <w:name w:val="TOC Heading"/>
    <w:basedOn w:val="Heading1"/>
    <w:next w:val="Normal"/>
    <w:uiPriority w:val="39"/>
    <w:semiHidden/>
    <w:unhideWhenUsed/>
    <w:qFormat/>
    <w:rsid w:val="00D1214F"/>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D1214F"/>
  </w:style>
  <w:style w:type="paragraph" w:styleId="NormalWeb">
    <w:name w:val="Normal (Web)"/>
    <w:basedOn w:val="Normal"/>
    <w:uiPriority w:val="99"/>
    <w:unhideWhenUsed/>
    <w:rsid w:val="00940B1A"/>
    <w:pPr>
      <w:spacing w:before="100" w:beforeAutospacing="1" w:after="100" w:afterAutospacing="1"/>
    </w:pPr>
    <w:rPr>
      <w:rFonts w:ascii="Times New Roman" w:hAnsi="Times New Roman" w:cs="Times New Roman"/>
      <w:sz w:val="24"/>
    </w:rPr>
  </w:style>
  <w:style w:type="character" w:styleId="Emphasis">
    <w:name w:val="Emphasis"/>
    <w:uiPriority w:val="20"/>
    <w:qFormat/>
    <w:rsid w:val="00940B1A"/>
    <w:rPr>
      <w:i/>
      <w:iCs/>
    </w:rPr>
  </w:style>
  <w:style w:type="paragraph" w:styleId="ListParagraph">
    <w:name w:val="List Paragraph"/>
    <w:basedOn w:val="Normal"/>
    <w:uiPriority w:val="34"/>
    <w:qFormat/>
    <w:rsid w:val="00940B1A"/>
    <w:pPr>
      <w:ind w:left="720"/>
    </w:pPr>
  </w:style>
  <w:style w:type="paragraph" w:styleId="FootnoteText">
    <w:name w:val="footnote text"/>
    <w:basedOn w:val="Normal"/>
    <w:link w:val="FootnoteTextChar"/>
    <w:uiPriority w:val="99"/>
    <w:rsid w:val="00AC667B"/>
    <w:rPr>
      <w:szCs w:val="20"/>
    </w:rPr>
  </w:style>
  <w:style w:type="character" w:customStyle="1" w:styleId="FootnoteTextChar">
    <w:name w:val="Footnote Text Char"/>
    <w:link w:val="FootnoteText"/>
    <w:uiPriority w:val="99"/>
    <w:rsid w:val="00AC667B"/>
    <w:rPr>
      <w:rFonts w:ascii="Arial" w:hAnsi="Arial" w:cs="Arial"/>
    </w:rPr>
  </w:style>
  <w:style w:type="character" w:styleId="FootnoteReference">
    <w:name w:val="footnote reference"/>
    <w:uiPriority w:val="99"/>
    <w:rsid w:val="00AC667B"/>
    <w:rPr>
      <w:vertAlign w:val="superscript"/>
    </w:rPr>
  </w:style>
  <w:style w:type="paragraph" w:customStyle="1" w:styleId="Default">
    <w:name w:val="Default"/>
    <w:uiPriority w:val="99"/>
    <w:rsid w:val="009D2881"/>
    <w:pPr>
      <w:autoSpaceDE w:val="0"/>
      <w:autoSpaceDN w:val="0"/>
      <w:adjustRightInd w:val="0"/>
    </w:pPr>
    <w:rPr>
      <w:rFonts w:ascii="Arial" w:hAnsi="Arial" w:cs="Arial"/>
      <w:color w:val="000000"/>
      <w:sz w:val="24"/>
      <w:szCs w:val="24"/>
    </w:rPr>
  </w:style>
  <w:style w:type="table" w:styleId="TableGrid">
    <w:name w:val="Table Grid"/>
    <w:basedOn w:val="TableNormal"/>
    <w:uiPriority w:val="59"/>
    <w:rsid w:val="009D2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95657"/>
    <w:rPr>
      <w:b/>
      <w:bCs/>
    </w:rPr>
  </w:style>
  <w:style w:type="character" w:customStyle="1" w:styleId="apple-converted-space">
    <w:name w:val="apple-converted-space"/>
    <w:rsid w:val="00D95657"/>
  </w:style>
  <w:style w:type="table" w:styleId="LightShading-Accent2">
    <w:name w:val="Light Shading Accent 2"/>
    <w:basedOn w:val="TableNormal"/>
    <w:uiPriority w:val="60"/>
    <w:rsid w:val="00D40CE8"/>
    <w:rPr>
      <w:rFonts w:ascii="Calibri" w:eastAsia="Calibri" w:hAnsi="Calibri"/>
      <w:color w:val="75A675"/>
      <w:sz w:val="22"/>
      <w:szCs w:val="22"/>
    </w:rPr>
    <w:tblPr>
      <w:tblStyleRowBandSize w:val="1"/>
      <w:tblStyleColBandSize w:val="1"/>
      <w:tblBorders>
        <w:top w:val="single" w:sz="8" w:space="0" w:color="B0CCB0"/>
        <w:bottom w:val="single" w:sz="8" w:space="0" w:color="B0CCB0"/>
      </w:tblBorders>
    </w:tblPr>
    <w:tblStylePr w:type="firstRow">
      <w:pPr>
        <w:spacing w:before="0" w:after="0" w:line="240" w:lineRule="auto"/>
      </w:pPr>
      <w:rPr>
        <w:b/>
        <w:bCs/>
      </w:rPr>
      <w:tblPr/>
      <w:tcPr>
        <w:tcBorders>
          <w:top w:val="single" w:sz="8" w:space="0" w:color="B0CCB0"/>
          <w:left w:val="nil"/>
          <w:bottom w:val="single" w:sz="8" w:space="0" w:color="B0CCB0"/>
          <w:right w:val="nil"/>
          <w:insideH w:val="nil"/>
          <w:insideV w:val="nil"/>
        </w:tcBorders>
      </w:tcPr>
    </w:tblStylePr>
    <w:tblStylePr w:type="lastRow">
      <w:pPr>
        <w:spacing w:before="0" w:after="0" w:line="240" w:lineRule="auto"/>
      </w:pPr>
      <w:rPr>
        <w:b/>
        <w:bCs/>
      </w:rPr>
      <w:tblPr/>
      <w:tcPr>
        <w:tcBorders>
          <w:top w:val="single" w:sz="8" w:space="0" w:color="B0CCB0"/>
          <w:left w:val="nil"/>
          <w:bottom w:val="single" w:sz="8" w:space="0" w:color="B0CCB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2EB"/>
      </w:tcPr>
    </w:tblStylePr>
    <w:tblStylePr w:type="band1Horz">
      <w:tblPr/>
      <w:tcPr>
        <w:tcBorders>
          <w:left w:val="nil"/>
          <w:right w:val="nil"/>
          <w:insideH w:val="nil"/>
          <w:insideV w:val="nil"/>
        </w:tcBorders>
        <w:shd w:val="clear" w:color="auto" w:fill="EBF2EB"/>
      </w:tcPr>
    </w:tblStylePr>
  </w:style>
  <w:style w:type="character" w:customStyle="1" w:styleId="UnresolvedMention1">
    <w:name w:val="Unresolved Mention1"/>
    <w:basedOn w:val="DefaultParagraphFont"/>
    <w:uiPriority w:val="99"/>
    <w:semiHidden/>
    <w:unhideWhenUsed/>
    <w:rsid w:val="002137C3"/>
    <w:rPr>
      <w:color w:val="605E5C"/>
      <w:shd w:val="clear" w:color="auto" w:fill="E1DFDD"/>
    </w:rPr>
  </w:style>
  <w:style w:type="character" w:customStyle="1" w:styleId="content">
    <w:name w:val="content"/>
    <w:basedOn w:val="DefaultParagraphFont"/>
    <w:rsid w:val="00BD0DD2"/>
  </w:style>
  <w:style w:type="paragraph" w:customStyle="1" w:styleId="BillNumberShortDesc">
    <w:name w:val="Bill Number/Short Desc"/>
    <w:basedOn w:val="Normal"/>
    <w:next w:val="Normal"/>
    <w:link w:val="BillNumberShortDescChar"/>
    <w:qFormat/>
    <w:rsid w:val="00BD0DD2"/>
    <w:pPr>
      <w:tabs>
        <w:tab w:val="left" w:leader="dot" w:pos="1440"/>
        <w:tab w:val="left" w:leader="dot" w:pos="5760"/>
        <w:tab w:val="right" w:pos="10800"/>
      </w:tabs>
      <w:spacing w:line="259" w:lineRule="auto"/>
    </w:pPr>
    <w:rPr>
      <w:rFonts w:asciiTheme="minorHAnsi" w:eastAsiaTheme="minorHAnsi" w:hAnsiTheme="minorHAnsi" w:cstheme="minorBidi"/>
      <w:b/>
      <w:sz w:val="22"/>
      <w:szCs w:val="22"/>
    </w:rPr>
  </w:style>
  <w:style w:type="character" w:customStyle="1" w:styleId="BillNumberShortDescChar">
    <w:name w:val="Bill Number/Short Desc Char"/>
    <w:basedOn w:val="DefaultParagraphFont"/>
    <w:link w:val="BillNumberShortDesc"/>
    <w:rsid w:val="00BD0DD2"/>
    <w:rPr>
      <w:rFonts w:asciiTheme="minorHAnsi" w:eastAsiaTheme="minorHAnsi" w:hAnsiTheme="minorHAnsi" w:cstheme="minorBidi"/>
      <w:b/>
      <w:sz w:val="22"/>
      <w:szCs w:val="22"/>
    </w:rPr>
  </w:style>
  <w:style w:type="paragraph" w:styleId="EndnoteText">
    <w:name w:val="endnote text"/>
    <w:basedOn w:val="Normal"/>
    <w:link w:val="EndnoteTextChar"/>
    <w:rsid w:val="008A02E2"/>
    <w:rPr>
      <w:szCs w:val="20"/>
    </w:rPr>
  </w:style>
  <w:style w:type="character" w:customStyle="1" w:styleId="EndnoteTextChar">
    <w:name w:val="Endnote Text Char"/>
    <w:basedOn w:val="DefaultParagraphFont"/>
    <w:link w:val="EndnoteText"/>
    <w:rsid w:val="008A02E2"/>
    <w:rPr>
      <w:rFonts w:ascii="Arial" w:hAnsi="Arial" w:cs="Arial"/>
    </w:rPr>
  </w:style>
  <w:style w:type="character" w:styleId="EndnoteReference">
    <w:name w:val="endnote reference"/>
    <w:basedOn w:val="DefaultParagraphFont"/>
    <w:rsid w:val="008A02E2"/>
    <w:rPr>
      <w:vertAlign w:val="superscript"/>
    </w:rPr>
  </w:style>
  <w:style w:type="paragraph" w:customStyle="1" w:styleId="TableParagraph">
    <w:name w:val="Table Paragraph"/>
    <w:basedOn w:val="Normal"/>
    <w:uiPriority w:val="1"/>
    <w:qFormat/>
    <w:rsid w:val="008703E3"/>
    <w:pPr>
      <w:widowControl w:val="0"/>
      <w:autoSpaceDE w:val="0"/>
      <w:autoSpaceDN w:val="0"/>
      <w:spacing w:line="174" w:lineRule="exact"/>
      <w:ind w:right="196"/>
      <w:jc w:val="right"/>
    </w:pPr>
    <w:rPr>
      <w:rFonts w:ascii="Calibri" w:eastAsia="Calibri" w:hAnsi="Calibri" w:cs="Calibri"/>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9985">
      <w:bodyDiv w:val="1"/>
      <w:marLeft w:val="0"/>
      <w:marRight w:val="0"/>
      <w:marTop w:val="0"/>
      <w:marBottom w:val="0"/>
      <w:divBdr>
        <w:top w:val="none" w:sz="0" w:space="0" w:color="auto"/>
        <w:left w:val="none" w:sz="0" w:space="0" w:color="auto"/>
        <w:bottom w:val="none" w:sz="0" w:space="0" w:color="auto"/>
        <w:right w:val="none" w:sz="0" w:space="0" w:color="auto"/>
      </w:divBdr>
    </w:div>
    <w:div w:id="18892880">
      <w:bodyDiv w:val="1"/>
      <w:marLeft w:val="0"/>
      <w:marRight w:val="0"/>
      <w:marTop w:val="0"/>
      <w:marBottom w:val="0"/>
      <w:divBdr>
        <w:top w:val="none" w:sz="0" w:space="0" w:color="auto"/>
        <w:left w:val="none" w:sz="0" w:space="0" w:color="auto"/>
        <w:bottom w:val="none" w:sz="0" w:space="0" w:color="auto"/>
        <w:right w:val="none" w:sz="0" w:space="0" w:color="auto"/>
      </w:divBdr>
    </w:div>
    <w:div w:id="20522662">
      <w:bodyDiv w:val="1"/>
      <w:marLeft w:val="0"/>
      <w:marRight w:val="0"/>
      <w:marTop w:val="0"/>
      <w:marBottom w:val="0"/>
      <w:divBdr>
        <w:top w:val="none" w:sz="0" w:space="0" w:color="auto"/>
        <w:left w:val="none" w:sz="0" w:space="0" w:color="auto"/>
        <w:bottom w:val="none" w:sz="0" w:space="0" w:color="auto"/>
        <w:right w:val="none" w:sz="0" w:space="0" w:color="auto"/>
      </w:divBdr>
    </w:div>
    <w:div w:id="29307519">
      <w:bodyDiv w:val="1"/>
      <w:marLeft w:val="0"/>
      <w:marRight w:val="0"/>
      <w:marTop w:val="0"/>
      <w:marBottom w:val="0"/>
      <w:divBdr>
        <w:top w:val="none" w:sz="0" w:space="0" w:color="auto"/>
        <w:left w:val="none" w:sz="0" w:space="0" w:color="auto"/>
        <w:bottom w:val="none" w:sz="0" w:space="0" w:color="auto"/>
        <w:right w:val="none" w:sz="0" w:space="0" w:color="auto"/>
      </w:divBdr>
    </w:div>
    <w:div w:id="34693720">
      <w:bodyDiv w:val="1"/>
      <w:marLeft w:val="0"/>
      <w:marRight w:val="0"/>
      <w:marTop w:val="0"/>
      <w:marBottom w:val="0"/>
      <w:divBdr>
        <w:top w:val="none" w:sz="0" w:space="0" w:color="auto"/>
        <w:left w:val="none" w:sz="0" w:space="0" w:color="auto"/>
        <w:bottom w:val="none" w:sz="0" w:space="0" w:color="auto"/>
        <w:right w:val="none" w:sz="0" w:space="0" w:color="auto"/>
      </w:divBdr>
    </w:div>
    <w:div w:id="67460333">
      <w:bodyDiv w:val="1"/>
      <w:marLeft w:val="0"/>
      <w:marRight w:val="0"/>
      <w:marTop w:val="0"/>
      <w:marBottom w:val="0"/>
      <w:divBdr>
        <w:top w:val="none" w:sz="0" w:space="0" w:color="auto"/>
        <w:left w:val="none" w:sz="0" w:space="0" w:color="auto"/>
        <w:bottom w:val="none" w:sz="0" w:space="0" w:color="auto"/>
        <w:right w:val="none" w:sz="0" w:space="0" w:color="auto"/>
      </w:divBdr>
    </w:div>
    <w:div w:id="75133954">
      <w:bodyDiv w:val="1"/>
      <w:marLeft w:val="0"/>
      <w:marRight w:val="0"/>
      <w:marTop w:val="0"/>
      <w:marBottom w:val="0"/>
      <w:divBdr>
        <w:top w:val="none" w:sz="0" w:space="0" w:color="auto"/>
        <w:left w:val="none" w:sz="0" w:space="0" w:color="auto"/>
        <w:bottom w:val="none" w:sz="0" w:space="0" w:color="auto"/>
        <w:right w:val="none" w:sz="0" w:space="0" w:color="auto"/>
      </w:divBdr>
    </w:div>
    <w:div w:id="75979551">
      <w:bodyDiv w:val="1"/>
      <w:marLeft w:val="0"/>
      <w:marRight w:val="0"/>
      <w:marTop w:val="0"/>
      <w:marBottom w:val="0"/>
      <w:divBdr>
        <w:top w:val="none" w:sz="0" w:space="0" w:color="auto"/>
        <w:left w:val="none" w:sz="0" w:space="0" w:color="auto"/>
        <w:bottom w:val="none" w:sz="0" w:space="0" w:color="auto"/>
        <w:right w:val="none" w:sz="0" w:space="0" w:color="auto"/>
      </w:divBdr>
    </w:div>
    <w:div w:id="103692720">
      <w:bodyDiv w:val="1"/>
      <w:marLeft w:val="0"/>
      <w:marRight w:val="0"/>
      <w:marTop w:val="0"/>
      <w:marBottom w:val="0"/>
      <w:divBdr>
        <w:top w:val="none" w:sz="0" w:space="0" w:color="auto"/>
        <w:left w:val="none" w:sz="0" w:space="0" w:color="auto"/>
        <w:bottom w:val="none" w:sz="0" w:space="0" w:color="auto"/>
        <w:right w:val="none" w:sz="0" w:space="0" w:color="auto"/>
      </w:divBdr>
    </w:div>
    <w:div w:id="105468142">
      <w:bodyDiv w:val="1"/>
      <w:marLeft w:val="0"/>
      <w:marRight w:val="0"/>
      <w:marTop w:val="0"/>
      <w:marBottom w:val="0"/>
      <w:divBdr>
        <w:top w:val="none" w:sz="0" w:space="0" w:color="auto"/>
        <w:left w:val="none" w:sz="0" w:space="0" w:color="auto"/>
        <w:bottom w:val="none" w:sz="0" w:space="0" w:color="auto"/>
        <w:right w:val="none" w:sz="0" w:space="0" w:color="auto"/>
      </w:divBdr>
    </w:div>
    <w:div w:id="143738073">
      <w:bodyDiv w:val="1"/>
      <w:marLeft w:val="0"/>
      <w:marRight w:val="0"/>
      <w:marTop w:val="0"/>
      <w:marBottom w:val="0"/>
      <w:divBdr>
        <w:top w:val="none" w:sz="0" w:space="0" w:color="auto"/>
        <w:left w:val="none" w:sz="0" w:space="0" w:color="auto"/>
        <w:bottom w:val="none" w:sz="0" w:space="0" w:color="auto"/>
        <w:right w:val="none" w:sz="0" w:space="0" w:color="auto"/>
      </w:divBdr>
    </w:div>
    <w:div w:id="200679288">
      <w:bodyDiv w:val="1"/>
      <w:marLeft w:val="0"/>
      <w:marRight w:val="0"/>
      <w:marTop w:val="0"/>
      <w:marBottom w:val="0"/>
      <w:divBdr>
        <w:top w:val="none" w:sz="0" w:space="0" w:color="auto"/>
        <w:left w:val="none" w:sz="0" w:space="0" w:color="auto"/>
        <w:bottom w:val="none" w:sz="0" w:space="0" w:color="auto"/>
        <w:right w:val="none" w:sz="0" w:space="0" w:color="auto"/>
      </w:divBdr>
    </w:div>
    <w:div w:id="224490744">
      <w:bodyDiv w:val="1"/>
      <w:marLeft w:val="0"/>
      <w:marRight w:val="0"/>
      <w:marTop w:val="0"/>
      <w:marBottom w:val="0"/>
      <w:divBdr>
        <w:top w:val="none" w:sz="0" w:space="0" w:color="auto"/>
        <w:left w:val="none" w:sz="0" w:space="0" w:color="auto"/>
        <w:bottom w:val="none" w:sz="0" w:space="0" w:color="auto"/>
        <w:right w:val="none" w:sz="0" w:space="0" w:color="auto"/>
      </w:divBdr>
      <w:divsChild>
        <w:div w:id="1643148717">
          <w:marLeft w:val="0"/>
          <w:marRight w:val="0"/>
          <w:marTop w:val="0"/>
          <w:marBottom w:val="0"/>
          <w:divBdr>
            <w:top w:val="none" w:sz="0" w:space="0" w:color="auto"/>
            <w:left w:val="none" w:sz="0" w:space="0" w:color="auto"/>
            <w:bottom w:val="none" w:sz="0" w:space="0" w:color="auto"/>
            <w:right w:val="none" w:sz="0" w:space="0" w:color="auto"/>
          </w:divBdr>
          <w:divsChild>
            <w:div w:id="7746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5240">
      <w:bodyDiv w:val="1"/>
      <w:marLeft w:val="0"/>
      <w:marRight w:val="0"/>
      <w:marTop w:val="0"/>
      <w:marBottom w:val="0"/>
      <w:divBdr>
        <w:top w:val="none" w:sz="0" w:space="0" w:color="auto"/>
        <w:left w:val="none" w:sz="0" w:space="0" w:color="auto"/>
        <w:bottom w:val="none" w:sz="0" w:space="0" w:color="auto"/>
        <w:right w:val="none" w:sz="0" w:space="0" w:color="auto"/>
      </w:divBdr>
      <w:divsChild>
        <w:div w:id="728000355">
          <w:marLeft w:val="360"/>
          <w:marRight w:val="0"/>
          <w:marTop w:val="200"/>
          <w:marBottom w:val="0"/>
          <w:divBdr>
            <w:top w:val="none" w:sz="0" w:space="0" w:color="auto"/>
            <w:left w:val="none" w:sz="0" w:space="0" w:color="auto"/>
            <w:bottom w:val="none" w:sz="0" w:space="0" w:color="auto"/>
            <w:right w:val="none" w:sz="0" w:space="0" w:color="auto"/>
          </w:divBdr>
        </w:div>
        <w:div w:id="775951590">
          <w:marLeft w:val="360"/>
          <w:marRight w:val="0"/>
          <w:marTop w:val="200"/>
          <w:marBottom w:val="0"/>
          <w:divBdr>
            <w:top w:val="none" w:sz="0" w:space="0" w:color="auto"/>
            <w:left w:val="none" w:sz="0" w:space="0" w:color="auto"/>
            <w:bottom w:val="none" w:sz="0" w:space="0" w:color="auto"/>
            <w:right w:val="none" w:sz="0" w:space="0" w:color="auto"/>
          </w:divBdr>
        </w:div>
        <w:div w:id="802769767">
          <w:marLeft w:val="360"/>
          <w:marRight w:val="0"/>
          <w:marTop w:val="200"/>
          <w:marBottom w:val="0"/>
          <w:divBdr>
            <w:top w:val="none" w:sz="0" w:space="0" w:color="auto"/>
            <w:left w:val="none" w:sz="0" w:space="0" w:color="auto"/>
            <w:bottom w:val="none" w:sz="0" w:space="0" w:color="auto"/>
            <w:right w:val="none" w:sz="0" w:space="0" w:color="auto"/>
          </w:divBdr>
        </w:div>
        <w:div w:id="1244797804">
          <w:marLeft w:val="1080"/>
          <w:marRight w:val="0"/>
          <w:marTop w:val="100"/>
          <w:marBottom w:val="0"/>
          <w:divBdr>
            <w:top w:val="none" w:sz="0" w:space="0" w:color="auto"/>
            <w:left w:val="none" w:sz="0" w:space="0" w:color="auto"/>
            <w:bottom w:val="none" w:sz="0" w:space="0" w:color="auto"/>
            <w:right w:val="none" w:sz="0" w:space="0" w:color="auto"/>
          </w:divBdr>
        </w:div>
        <w:div w:id="1342007288">
          <w:marLeft w:val="360"/>
          <w:marRight w:val="0"/>
          <w:marTop w:val="200"/>
          <w:marBottom w:val="0"/>
          <w:divBdr>
            <w:top w:val="none" w:sz="0" w:space="0" w:color="auto"/>
            <w:left w:val="none" w:sz="0" w:space="0" w:color="auto"/>
            <w:bottom w:val="none" w:sz="0" w:space="0" w:color="auto"/>
            <w:right w:val="none" w:sz="0" w:space="0" w:color="auto"/>
          </w:divBdr>
        </w:div>
        <w:div w:id="1392733964">
          <w:marLeft w:val="360"/>
          <w:marRight w:val="0"/>
          <w:marTop w:val="200"/>
          <w:marBottom w:val="0"/>
          <w:divBdr>
            <w:top w:val="none" w:sz="0" w:space="0" w:color="auto"/>
            <w:left w:val="none" w:sz="0" w:space="0" w:color="auto"/>
            <w:bottom w:val="none" w:sz="0" w:space="0" w:color="auto"/>
            <w:right w:val="none" w:sz="0" w:space="0" w:color="auto"/>
          </w:divBdr>
        </w:div>
        <w:div w:id="1473518189">
          <w:marLeft w:val="360"/>
          <w:marRight w:val="0"/>
          <w:marTop w:val="200"/>
          <w:marBottom w:val="0"/>
          <w:divBdr>
            <w:top w:val="none" w:sz="0" w:space="0" w:color="auto"/>
            <w:left w:val="none" w:sz="0" w:space="0" w:color="auto"/>
            <w:bottom w:val="none" w:sz="0" w:space="0" w:color="auto"/>
            <w:right w:val="none" w:sz="0" w:space="0" w:color="auto"/>
          </w:divBdr>
        </w:div>
        <w:div w:id="1721516147">
          <w:marLeft w:val="360"/>
          <w:marRight w:val="0"/>
          <w:marTop w:val="200"/>
          <w:marBottom w:val="0"/>
          <w:divBdr>
            <w:top w:val="none" w:sz="0" w:space="0" w:color="auto"/>
            <w:left w:val="none" w:sz="0" w:space="0" w:color="auto"/>
            <w:bottom w:val="none" w:sz="0" w:space="0" w:color="auto"/>
            <w:right w:val="none" w:sz="0" w:space="0" w:color="auto"/>
          </w:divBdr>
        </w:div>
      </w:divsChild>
    </w:div>
    <w:div w:id="234584826">
      <w:bodyDiv w:val="1"/>
      <w:marLeft w:val="0"/>
      <w:marRight w:val="0"/>
      <w:marTop w:val="0"/>
      <w:marBottom w:val="0"/>
      <w:divBdr>
        <w:top w:val="none" w:sz="0" w:space="0" w:color="auto"/>
        <w:left w:val="none" w:sz="0" w:space="0" w:color="auto"/>
        <w:bottom w:val="none" w:sz="0" w:space="0" w:color="auto"/>
        <w:right w:val="none" w:sz="0" w:space="0" w:color="auto"/>
      </w:divBdr>
    </w:div>
    <w:div w:id="234976260">
      <w:bodyDiv w:val="1"/>
      <w:marLeft w:val="0"/>
      <w:marRight w:val="0"/>
      <w:marTop w:val="0"/>
      <w:marBottom w:val="0"/>
      <w:divBdr>
        <w:top w:val="none" w:sz="0" w:space="0" w:color="auto"/>
        <w:left w:val="none" w:sz="0" w:space="0" w:color="auto"/>
        <w:bottom w:val="none" w:sz="0" w:space="0" w:color="auto"/>
        <w:right w:val="none" w:sz="0" w:space="0" w:color="auto"/>
      </w:divBdr>
    </w:div>
    <w:div w:id="280111377">
      <w:bodyDiv w:val="1"/>
      <w:marLeft w:val="0"/>
      <w:marRight w:val="0"/>
      <w:marTop w:val="0"/>
      <w:marBottom w:val="0"/>
      <w:divBdr>
        <w:top w:val="none" w:sz="0" w:space="0" w:color="auto"/>
        <w:left w:val="none" w:sz="0" w:space="0" w:color="auto"/>
        <w:bottom w:val="none" w:sz="0" w:space="0" w:color="auto"/>
        <w:right w:val="none" w:sz="0" w:space="0" w:color="auto"/>
      </w:divBdr>
    </w:div>
    <w:div w:id="280763692">
      <w:bodyDiv w:val="1"/>
      <w:marLeft w:val="0"/>
      <w:marRight w:val="0"/>
      <w:marTop w:val="0"/>
      <w:marBottom w:val="0"/>
      <w:divBdr>
        <w:top w:val="none" w:sz="0" w:space="0" w:color="auto"/>
        <w:left w:val="none" w:sz="0" w:space="0" w:color="auto"/>
        <w:bottom w:val="none" w:sz="0" w:space="0" w:color="auto"/>
        <w:right w:val="none" w:sz="0" w:space="0" w:color="auto"/>
      </w:divBdr>
    </w:div>
    <w:div w:id="320280573">
      <w:bodyDiv w:val="1"/>
      <w:marLeft w:val="0"/>
      <w:marRight w:val="0"/>
      <w:marTop w:val="0"/>
      <w:marBottom w:val="0"/>
      <w:divBdr>
        <w:top w:val="none" w:sz="0" w:space="0" w:color="auto"/>
        <w:left w:val="none" w:sz="0" w:space="0" w:color="auto"/>
        <w:bottom w:val="none" w:sz="0" w:space="0" w:color="auto"/>
        <w:right w:val="none" w:sz="0" w:space="0" w:color="auto"/>
      </w:divBdr>
    </w:div>
    <w:div w:id="327485971">
      <w:bodyDiv w:val="1"/>
      <w:marLeft w:val="0"/>
      <w:marRight w:val="0"/>
      <w:marTop w:val="0"/>
      <w:marBottom w:val="0"/>
      <w:divBdr>
        <w:top w:val="none" w:sz="0" w:space="0" w:color="auto"/>
        <w:left w:val="none" w:sz="0" w:space="0" w:color="auto"/>
        <w:bottom w:val="none" w:sz="0" w:space="0" w:color="auto"/>
        <w:right w:val="none" w:sz="0" w:space="0" w:color="auto"/>
      </w:divBdr>
    </w:div>
    <w:div w:id="352925709">
      <w:bodyDiv w:val="1"/>
      <w:marLeft w:val="0"/>
      <w:marRight w:val="0"/>
      <w:marTop w:val="0"/>
      <w:marBottom w:val="0"/>
      <w:divBdr>
        <w:top w:val="none" w:sz="0" w:space="0" w:color="auto"/>
        <w:left w:val="none" w:sz="0" w:space="0" w:color="auto"/>
        <w:bottom w:val="none" w:sz="0" w:space="0" w:color="auto"/>
        <w:right w:val="none" w:sz="0" w:space="0" w:color="auto"/>
      </w:divBdr>
    </w:div>
    <w:div w:id="364908235">
      <w:bodyDiv w:val="1"/>
      <w:marLeft w:val="0"/>
      <w:marRight w:val="0"/>
      <w:marTop w:val="0"/>
      <w:marBottom w:val="0"/>
      <w:divBdr>
        <w:top w:val="none" w:sz="0" w:space="0" w:color="auto"/>
        <w:left w:val="none" w:sz="0" w:space="0" w:color="auto"/>
        <w:bottom w:val="none" w:sz="0" w:space="0" w:color="auto"/>
        <w:right w:val="none" w:sz="0" w:space="0" w:color="auto"/>
      </w:divBdr>
    </w:div>
    <w:div w:id="398601711">
      <w:bodyDiv w:val="1"/>
      <w:marLeft w:val="0"/>
      <w:marRight w:val="0"/>
      <w:marTop w:val="0"/>
      <w:marBottom w:val="0"/>
      <w:divBdr>
        <w:top w:val="none" w:sz="0" w:space="0" w:color="auto"/>
        <w:left w:val="none" w:sz="0" w:space="0" w:color="auto"/>
        <w:bottom w:val="none" w:sz="0" w:space="0" w:color="auto"/>
        <w:right w:val="none" w:sz="0" w:space="0" w:color="auto"/>
      </w:divBdr>
    </w:div>
    <w:div w:id="431434808">
      <w:bodyDiv w:val="1"/>
      <w:marLeft w:val="0"/>
      <w:marRight w:val="0"/>
      <w:marTop w:val="0"/>
      <w:marBottom w:val="0"/>
      <w:divBdr>
        <w:top w:val="none" w:sz="0" w:space="0" w:color="auto"/>
        <w:left w:val="none" w:sz="0" w:space="0" w:color="auto"/>
        <w:bottom w:val="none" w:sz="0" w:space="0" w:color="auto"/>
        <w:right w:val="none" w:sz="0" w:space="0" w:color="auto"/>
      </w:divBdr>
    </w:div>
    <w:div w:id="445198561">
      <w:bodyDiv w:val="1"/>
      <w:marLeft w:val="0"/>
      <w:marRight w:val="0"/>
      <w:marTop w:val="0"/>
      <w:marBottom w:val="0"/>
      <w:divBdr>
        <w:top w:val="none" w:sz="0" w:space="0" w:color="auto"/>
        <w:left w:val="none" w:sz="0" w:space="0" w:color="auto"/>
        <w:bottom w:val="none" w:sz="0" w:space="0" w:color="auto"/>
        <w:right w:val="none" w:sz="0" w:space="0" w:color="auto"/>
      </w:divBdr>
    </w:div>
    <w:div w:id="456879535">
      <w:bodyDiv w:val="1"/>
      <w:marLeft w:val="0"/>
      <w:marRight w:val="0"/>
      <w:marTop w:val="0"/>
      <w:marBottom w:val="0"/>
      <w:divBdr>
        <w:top w:val="none" w:sz="0" w:space="0" w:color="auto"/>
        <w:left w:val="none" w:sz="0" w:space="0" w:color="auto"/>
        <w:bottom w:val="none" w:sz="0" w:space="0" w:color="auto"/>
        <w:right w:val="none" w:sz="0" w:space="0" w:color="auto"/>
      </w:divBdr>
    </w:div>
    <w:div w:id="465125911">
      <w:bodyDiv w:val="1"/>
      <w:marLeft w:val="0"/>
      <w:marRight w:val="0"/>
      <w:marTop w:val="0"/>
      <w:marBottom w:val="0"/>
      <w:divBdr>
        <w:top w:val="none" w:sz="0" w:space="0" w:color="auto"/>
        <w:left w:val="none" w:sz="0" w:space="0" w:color="auto"/>
        <w:bottom w:val="none" w:sz="0" w:space="0" w:color="auto"/>
        <w:right w:val="none" w:sz="0" w:space="0" w:color="auto"/>
      </w:divBdr>
    </w:div>
    <w:div w:id="486937844">
      <w:bodyDiv w:val="1"/>
      <w:marLeft w:val="0"/>
      <w:marRight w:val="0"/>
      <w:marTop w:val="0"/>
      <w:marBottom w:val="0"/>
      <w:divBdr>
        <w:top w:val="none" w:sz="0" w:space="0" w:color="auto"/>
        <w:left w:val="none" w:sz="0" w:space="0" w:color="auto"/>
        <w:bottom w:val="none" w:sz="0" w:space="0" w:color="auto"/>
        <w:right w:val="none" w:sz="0" w:space="0" w:color="auto"/>
      </w:divBdr>
    </w:div>
    <w:div w:id="502016334">
      <w:bodyDiv w:val="1"/>
      <w:marLeft w:val="0"/>
      <w:marRight w:val="0"/>
      <w:marTop w:val="0"/>
      <w:marBottom w:val="0"/>
      <w:divBdr>
        <w:top w:val="none" w:sz="0" w:space="0" w:color="auto"/>
        <w:left w:val="none" w:sz="0" w:space="0" w:color="auto"/>
        <w:bottom w:val="none" w:sz="0" w:space="0" w:color="auto"/>
        <w:right w:val="none" w:sz="0" w:space="0" w:color="auto"/>
      </w:divBdr>
    </w:div>
    <w:div w:id="509682007">
      <w:bodyDiv w:val="1"/>
      <w:marLeft w:val="0"/>
      <w:marRight w:val="0"/>
      <w:marTop w:val="0"/>
      <w:marBottom w:val="0"/>
      <w:divBdr>
        <w:top w:val="none" w:sz="0" w:space="0" w:color="auto"/>
        <w:left w:val="none" w:sz="0" w:space="0" w:color="auto"/>
        <w:bottom w:val="none" w:sz="0" w:space="0" w:color="auto"/>
        <w:right w:val="none" w:sz="0" w:space="0" w:color="auto"/>
      </w:divBdr>
    </w:div>
    <w:div w:id="538668695">
      <w:bodyDiv w:val="1"/>
      <w:marLeft w:val="0"/>
      <w:marRight w:val="0"/>
      <w:marTop w:val="0"/>
      <w:marBottom w:val="0"/>
      <w:divBdr>
        <w:top w:val="none" w:sz="0" w:space="0" w:color="auto"/>
        <w:left w:val="none" w:sz="0" w:space="0" w:color="auto"/>
        <w:bottom w:val="none" w:sz="0" w:space="0" w:color="auto"/>
        <w:right w:val="none" w:sz="0" w:space="0" w:color="auto"/>
      </w:divBdr>
    </w:div>
    <w:div w:id="539130005">
      <w:bodyDiv w:val="1"/>
      <w:marLeft w:val="0"/>
      <w:marRight w:val="0"/>
      <w:marTop w:val="0"/>
      <w:marBottom w:val="0"/>
      <w:divBdr>
        <w:top w:val="none" w:sz="0" w:space="0" w:color="auto"/>
        <w:left w:val="none" w:sz="0" w:space="0" w:color="auto"/>
        <w:bottom w:val="none" w:sz="0" w:space="0" w:color="auto"/>
        <w:right w:val="none" w:sz="0" w:space="0" w:color="auto"/>
      </w:divBdr>
    </w:div>
    <w:div w:id="595870127">
      <w:bodyDiv w:val="1"/>
      <w:marLeft w:val="0"/>
      <w:marRight w:val="0"/>
      <w:marTop w:val="0"/>
      <w:marBottom w:val="0"/>
      <w:divBdr>
        <w:top w:val="none" w:sz="0" w:space="0" w:color="auto"/>
        <w:left w:val="none" w:sz="0" w:space="0" w:color="auto"/>
        <w:bottom w:val="none" w:sz="0" w:space="0" w:color="auto"/>
        <w:right w:val="none" w:sz="0" w:space="0" w:color="auto"/>
      </w:divBdr>
    </w:div>
    <w:div w:id="630787222">
      <w:bodyDiv w:val="1"/>
      <w:marLeft w:val="0"/>
      <w:marRight w:val="0"/>
      <w:marTop w:val="0"/>
      <w:marBottom w:val="0"/>
      <w:divBdr>
        <w:top w:val="none" w:sz="0" w:space="0" w:color="auto"/>
        <w:left w:val="none" w:sz="0" w:space="0" w:color="auto"/>
        <w:bottom w:val="none" w:sz="0" w:space="0" w:color="auto"/>
        <w:right w:val="none" w:sz="0" w:space="0" w:color="auto"/>
      </w:divBdr>
    </w:div>
    <w:div w:id="636958512">
      <w:bodyDiv w:val="1"/>
      <w:marLeft w:val="0"/>
      <w:marRight w:val="0"/>
      <w:marTop w:val="0"/>
      <w:marBottom w:val="0"/>
      <w:divBdr>
        <w:top w:val="none" w:sz="0" w:space="0" w:color="auto"/>
        <w:left w:val="none" w:sz="0" w:space="0" w:color="auto"/>
        <w:bottom w:val="none" w:sz="0" w:space="0" w:color="auto"/>
        <w:right w:val="none" w:sz="0" w:space="0" w:color="auto"/>
      </w:divBdr>
    </w:div>
    <w:div w:id="701637717">
      <w:bodyDiv w:val="1"/>
      <w:marLeft w:val="0"/>
      <w:marRight w:val="0"/>
      <w:marTop w:val="0"/>
      <w:marBottom w:val="0"/>
      <w:divBdr>
        <w:top w:val="none" w:sz="0" w:space="0" w:color="auto"/>
        <w:left w:val="none" w:sz="0" w:space="0" w:color="auto"/>
        <w:bottom w:val="none" w:sz="0" w:space="0" w:color="auto"/>
        <w:right w:val="none" w:sz="0" w:space="0" w:color="auto"/>
      </w:divBdr>
    </w:div>
    <w:div w:id="706368017">
      <w:bodyDiv w:val="1"/>
      <w:marLeft w:val="0"/>
      <w:marRight w:val="0"/>
      <w:marTop w:val="0"/>
      <w:marBottom w:val="0"/>
      <w:divBdr>
        <w:top w:val="none" w:sz="0" w:space="0" w:color="auto"/>
        <w:left w:val="none" w:sz="0" w:space="0" w:color="auto"/>
        <w:bottom w:val="none" w:sz="0" w:space="0" w:color="auto"/>
        <w:right w:val="none" w:sz="0" w:space="0" w:color="auto"/>
      </w:divBdr>
    </w:div>
    <w:div w:id="790436330">
      <w:bodyDiv w:val="1"/>
      <w:marLeft w:val="0"/>
      <w:marRight w:val="0"/>
      <w:marTop w:val="0"/>
      <w:marBottom w:val="0"/>
      <w:divBdr>
        <w:top w:val="none" w:sz="0" w:space="0" w:color="auto"/>
        <w:left w:val="none" w:sz="0" w:space="0" w:color="auto"/>
        <w:bottom w:val="none" w:sz="0" w:space="0" w:color="auto"/>
        <w:right w:val="none" w:sz="0" w:space="0" w:color="auto"/>
      </w:divBdr>
    </w:div>
    <w:div w:id="799349008">
      <w:bodyDiv w:val="1"/>
      <w:marLeft w:val="0"/>
      <w:marRight w:val="0"/>
      <w:marTop w:val="0"/>
      <w:marBottom w:val="0"/>
      <w:divBdr>
        <w:top w:val="none" w:sz="0" w:space="0" w:color="auto"/>
        <w:left w:val="none" w:sz="0" w:space="0" w:color="auto"/>
        <w:bottom w:val="none" w:sz="0" w:space="0" w:color="auto"/>
        <w:right w:val="none" w:sz="0" w:space="0" w:color="auto"/>
      </w:divBdr>
    </w:div>
    <w:div w:id="808866598">
      <w:bodyDiv w:val="1"/>
      <w:marLeft w:val="0"/>
      <w:marRight w:val="0"/>
      <w:marTop w:val="0"/>
      <w:marBottom w:val="0"/>
      <w:divBdr>
        <w:top w:val="none" w:sz="0" w:space="0" w:color="auto"/>
        <w:left w:val="none" w:sz="0" w:space="0" w:color="auto"/>
        <w:bottom w:val="none" w:sz="0" w:space="0" w:color="auto"/>
        <w:right w:val="none" w:sz="0" w:space="0" w:color="auto"/>
      </w:divBdr>
    </w:div>
    <w:div w:id="812142708">
      <w:bodyDiv w:val="1"/>
      <w:marLeft w:val="0"/>
      <w:marRight w:val="0"/>
      <w:marTop w:val="0"/>
      <w:marBottom w:val="0"/>
      <w:divBdr>
        <w:top w:val="none" w:sz="0" w:space="0" w:color="auto"/>
        <w:left w:val="none" w:sz="0" w:space="0" w:color="auto"/>
        <w:bottom w:val="none" w:sz="0" w:space="0" w:color="auto"/>
        <w:right w:val="none" w:sz="0" w:space="0" w:color="auto"/>
      </w:divBdr>
    </w:div>
    <w:div w:id="835926803">
      <w:bodyDiv w:val="1"/>
      <w:marLeft w:val="0"/>
      <w:marRight w:val="0"/>
      <w:marTop w:val="0"/>
      <w:marBottom w:val="0"/>
      <w:divBdr>
        <w:top w:val="none" w:sz="0" w:space="0" w:color="auto"/>
        <w:left w:val="none" w:sz="0" w:space="0" w:color="auto"/>
        <w:bottom w:val="none" w:sz="0" w:space="0" w:color="auto"/>
        <w:right w:val="none" w:sz="0" w:space="0" w:color="auto"/>
      </w:divBdr>
    </w:div>
    <w:div w:id="851072968">
      <w:bodyDiv w:val="1"/>
      <w:marLeft w:val="0"/>
      <w:marRight w:val="0"/>
      <w:marTop w:val="0"/>
      <w:marBottom w:val="0"/>
      <w:divBdr>
        <w:top w:val="none" w:sz="0" w:space="0" w:color="auto"/>
        <w:left w:val="none" w:sz="0" w:space="0" w:color="auto"/>
        <w:bottom w:val="none" w:sz="0" w:space="0" w:color="auto"/>
        <w:right w:val="none" w:sz="0" w:space="0" w:color="auto"/>
      </w:divBdr>
    </w:div>
    <w:div w:id="858008259">
      <w:bodyDiv w:val="1"/>
      <w:marLeft w:val="0"/>
      <w:marRight w:val="0"/>
      <w:marTop w:val="0"/>
      <w:marBottom w:val="0"/>
      <w:divBdr>
        <w:top w:val="none" w:sz="0" w:space="0" w:color="auto"/>
        <w:left w:val="none" w:sz="0" w:space="0" w:color="auto"/>
        <w:bottom w:val="none" w:sz="0" w:space="0" w:color="auto"/>
        <w:right w:val="none" w:sz="0" w:space="0" w:color="auto"/>
      </w:divBdr>
    </w:div>
    <w:div w:id="860972534">
      <w:bodyDiv w:val="1"/>
      <w:marLeft w:val="0"/>
      <w:marRight w:val="0"/>
      <w:marTop w:val="0"/>
      <w:marBottom w:val="0"/>
      <w:divBdr>
        <w:top w:val="none" w:sz="0" w:space="0" w:color="auto"/>
        <w:left w:val="none" w:sz="0" w:space="0" w:color="auto"/>
        <w:bottom w:val="none" w:sz="0" w:space="0" w:color="auto"/>
        <w:right w:val="none" w:sz="0" w:space="0" w:color="auto"/>
      </w:divBdr>
    </w:div>
    <w:div w:id="861285537">
      <w:bodyDiv w:val="1"/>
      <w:marLeft w:val="0"/>
      <w:marRight w:val="0"/>
      <w:marTop w:val="0"/>
      <w:marBottom w:val="0"/>
      <w:divBdr>
        <w:top w:val="none" w:sz="0" w:space="0" w:color="auto"/>
        <w:left w:val="none" w:sz="0" w:space="0" w:color="auto"/>
        <w:bottom w:val="none" w:sz="0" w:space="0" w:color="auto"/>
        <w:right w:val="none" w:sz="0" w:space="0" w:color="auto"/>
      </w:divBdr>
    </w:div>
    <w:div w:id="884409159">
      <w:bodyDiv w:val="1"/>
      <w:marLeft w:val="0"/>
      <w:marRight w:val="0"/>
      <w:marTop w:val="0"/>
      <w:marBottom w:val="0"/>
      <w:divBdr>
        <w:top w:val="none" w:sz="0" w:space="0" w:color="auto"/>
        <w:left w:val="none" w:sz="0" w:space="0" w:color="auto"/>
        <w:bottom w:val="none" w:sz="0" w:space="0" w:color="auto"/>
        <w:right w:val="none" w:sz="0" w:space="0" w:color="auto"/>
      </w:divBdr>
    </w:div>
    <w:div w:id="922765687">
      <w:bodyDiv w:val="1"/>
      <w:marLeft w:val="0"/>
      <w:marRight w:val="0"/>
      <w:marTop w:val="0"/>
      <w:marBottom w:val="0"/>
      <w:divBdr>
        <w:top w:val="none" w:sz="0" w:space="0" w:color="auto"/>
        <w:left w:val="none" w:sz="0" w:space="0" w:color="auto"/>
        <w:bottom w:val="none" w:sz="0" w:space="0" w:color="auto"/>
        <w:right w:val="none" w:sz="0" w:space="0" w:color="auto"/>
      </w:divBdr>
    </w:div>
    <w:div w:id="926230036">
      <w:bodyDiv w:val="1"/>
      <w:marLeft w:val="0"/>
      <w:marRight w:val="0"/>
      <w:marTop w:val="0"/>
      <w:marBottom w:val="0"/>
      <w:divBdr>
        <w:top w:val="none" w:sz="0" w:space="0" w:color="auto"/>
        <w:left w:val="none" w:sz="0" w:space="0" w:color="auto"/>
        <w:bottom w:val="none" w:sz="0" w:space="0" w:color="auto"/>
        <w:right w:val="none" w:sz="0" w:space="0" w:color="auto"/>
      </w:divBdr>
    </w:div>
    <w:div w:id="964966816">
      <w:bodyDiv w:val="1"/>
      <w:marLeft w:val="0"/>
      <w:marRight w:val="0"/>
      <w:marTop w:val="0"/>
      <w:marBottom w:val="0"/>
      <w:divBdr>
        <w:top w:val="none" w:sz="0" w:space="0" w:color="auto"/>
        <w:left w:val="none" w:sz="0" w:space="0" w:color="auto"/>
        <w:bottom w:val="none" w:sz="0" w:space="0" w:color="auto"/>
        <w:right w:val="none" w:sz="0" w:space="0" w:color="auto"/>
      </w:divBdr>
    </w:div>
    <w:div w:id="974143539">
      <w:bodyDiv w:val="1"/>
      <w:marLeft w:val="0"/>
      <w:marRight w:val="0"/>
      <w:marTop w:val="0"/>
      <w:marBottom w:val="0"/>
      <w:divBdr>
        <w:top w:val="none" w:sz="0" w:space="0" w:color="auto"/>
        <w:left w:val="none" w:sz="0" w:space="0" w:color="auto"/>
        <w:bottom w:val="none" w:sz="0" w:space="0" w:color="auto"/>
        <w:right w:val="none" w:sz="0" w:space="0" w:color="auto"/>
      </w:divBdr>
    </w:div>
    <w:div w:id="1008605788">
      <w:bodyDiv w:val="1"/>
      <w:marLeft w:val="0"/>
      <w:marRight w:val="0"/>
      <w:marTop w:val="0"/>
      <w:marBottom w:val="0"/>
      <w:divBdr>
        <w:top w:val="none" w:sz="0" w:space="0" w:color="auto"/>
        <w:left w:val="none" w:sz="0" w:space="0" w:color="auto"/>
        <w:bottom w:val="none" w:sz="0" w:space="0" w:color="auto"/>
        <w:right w:val="none" w:sz="0" w:space="0" w:color="auto"/>
      </w:divBdr>
    </w:div>
    <w:div w:id="1043557171">
      <w:bodyDiv w:val="1"/>
      <w:marLeft w:val="0"/>
      <w:marRight w:val="0"/>
      <w:marTop w:val="0"/>
      <w:marBottom w:val="0"/>
      <w:divBdr>
        <w:top w:val="none" w:sz="0" w:space="0" w:color="auto"/>
        <w:left w:val="none" w:sz="0" w:space="0" w:color="auto"/>
        <w:bottom w:val="none" w:sz="0" w:space="0" w:color="auto"/>
        <w:right w:val="none" w:sz="0" w:space="0" w:color="auto"/>
      </w:divBdr>
    </w:div>
    <w:div w:id="1049844454">
      <w:bodyDiv w:val="1"/>
      <w:marLeft w:val="0"/>
      <w:marRight w:val="0"/>
      <w:marTop w:val="0"/>
      <w:marBottom w:val="0"/>
      <w:divBdr>
        <w:top w:val="none" w:sz="0" w:space="0" w:color="auto"/>
        <w:left w:val="none" w:sz="0" w:space="0" w:color="auto"/>
        <w:bottom w:val="none" w:sz="0" w:space="0" w:color="auto"/>
        <w:right w:val="none" w:sz="0" w:space="0" w:color="auto"/>
      </w:divBdr>
    </w:div>
    <w:div w:id="1060516290">
      <w:bodyDiv w:val="1"/>
      <w:marLeft w:val="0"/>
      <w:marRight w:val="0"/>
      <w:marTop w:val="0"/>
      <w:marBottom w:val="0"/>
      <w:divBdr>
        <w:top w:val="none" w:sz="0" w:space="0" w:color="auto"/>
        <w:left w:val="none" w:sz="0" w:space="0" w:color="auto"/>
        <w:bottom w:val="none" w:sz="0" w:space="0" w:color="auto"/>
        <w:right w:val="none" w:sz="0" w:space="0" w:color="auto"/>
      </w:divBdr>
    </w:div>
    <w:div w:id="1061833743">
      <w:bodyDiv w:val="1"/>
      <w:marLeft w:val="0"/>
      <w:marRight w:val="0"/>
      <w:marTop w:val="0"/>
      <w:marBottom w:val="0"/>
      <w:divBdr>
        <w:top w:val="none" w:sz="0" w:space="0" w:color="auto"/>
        <w:left w:val="none" w:sz="0" w:space="0" w:color="auto"/>
        <w:bottom w:val="none" w:sz="0" w:space="0" w:color="auto"/>
        <w:right w:val="none" w:sz="0" w:space="0" w:color="auto"/>
      </w:divBdr>
    </w:div>
    <w:div w:id="1092046269">
      <w:bodyDiv w:val="1"/>
      <w:marLeft w:val="0"/>
      <w:marRight w:val="0"/>
      <w:marTop w:val="0"/>
      <w:marBottom w:val="0"/>
      <w:divBdr>
        <w:top w:val="none" w:sz="0" w:space="0" w:color="auto"/>
        <w:left w:val="none" w:sz="0" w:space="0" w:color="auto"/>
        <w:bottom w:val="none" w:sz="0" w:space="0" w:color="auto"/>
        <w:right w:val="none" w:sz="0" w:space="0" w:color="auto"/>
      </w:divBdr>
    </w:div>
    <w:div w:id="1109740684">
      <w:bodyDiv w:val="1"/>
      <w:marLeft w:val="0"/>
      <w:marRight w:val="0"/>
      <w:marTop w:val="0"/>
      <w:marBottom w:val="0"/>
      <w:divBdr>
        <w:top w:val="none" w:sz="0" w:space="0" w:color="auto"/>
        <w:left w:val="none" w:sz="0" w:space="0" w:color="auto"/>
        <w:bottom w:val="none" w:sz="0" w:space="0" w:color="auto"/>
        <w:right w:val="none" w:sz="0" w:space="0" w:color="auto"/>
      </w:divBdr>
    </w:div>
    <w:div w:id="1134177827">
      <w:bodyDiv w:val="1"/>
      <w:marLeft w:val="0"/>
      <w:marRight w:val="0"/>
      <w:marTop w:val="0"/>
      <w:marBottom w:val="0"/>
      <w:divBdr>
        <w:top w:val="none" w:sz="0" w:space="0" w:color="auto"/>
        <w:left w:val="none" w:sz="0" w:space="0" w:color="auto"/>
        <w:bottom w:val="none" w:sz="0" w:space="0" w:color="auto"/>
        <w:right w:val="none" w:sz="0" w:space="0" w:color="auto"/>
      </w:divBdr>
    </w:div>
    <w:div w:id="1185629116">
      <w:bodyDiv w:val="1"/>
      <w:marLeft w:val="0"/>
      <w:marRight w:val="0"/>
      <w:marTop w:val="0"/>
      <w:marBottom w:val="0"/>
      <w:divBdr>
        <w:top w:val="none" w:sz="0" w:space="0" w:color="auto"/>
        <w:left w:val="none" w:sz="0" w:space="0" w:color="auto"/>
        <w:bottom w:val="none" w:sz="0" w:space="0" w:color="auto"/>
        <w:right w:val="none" w:sz="0" w:space="0" w:color="auto"/>
      </w:divBdr>
    </w:div>
    <w:div w:id="1204361990">
      <w:bodyDiv w:val="1"/>
      <w:marLeft w:val="0"/>
      <w:marRight w:val="0"/>
      <w:marTop w:val="0"/>
      <w:marBottom w:val="0"/>
      <w:divBdr>
        <w:top w:val="none" w:sz="0" w:space="0" w:color="auto"/>
        <w:left w:val="none" w:sz="0" w:space="0" w:color="auto"/>
        <w:bottom w:val="none" w:sz="0" w:space="0" w:color="auto"/>
        <w:right w:val="none" w:sz="0" w:space="0" w:color="auto"/>
      </w:divBdr>
    </w:div>
    <w:div w:id="1213927163">
      <w:bodyDiv w:val="1"/>
      <w:marLeft w:val="0"/>
      <w:marRight w:val="0"/>
      <w:marTop w:val="0"/>
      <w:marBottom w:val="0"/>
      <w:divBdr>
        <w:top w:val="none" w:sz="0" w:space="0" w:color="auto"/>
        <w:left w:val="none" w:sz="0" w:space="0" w:color="auto"/>
        <w:bottom w:val="none" w:sz="0" w:space="0" w:color="auto"/>
        <w:right w:val="none" w:sz="0" w:space="0" w:color="auto"/>
      </w:divBdr>
    </w:div>
    <w:div w:id="1262836974">
      <w:bodyDiv w:val="1"/>
      <w:marLeft w:val="0"/>
      <w:marRight w:val="0"/>
      <w:marTop w:val="0"/>
      <w:marBottom w:val="0"/>
      <w:divBdr>
        <w:top w:val="none" w:sz="0" w:space="0" w:color="auto"/>
        <w:left w:val="none" w:sz="0" w:space="0" w:color="auto"/>
        <w:bottom w:val="none" w:sz="0" w:space="0" w:color="auto"/>
        <w:right w:val="none" w:sz="0" w:space="0" w:color="auto"/>
      </w:divBdr>
    </w:div>
    <w:div w:id="1266769222">
      <w:bodyDiv w:val="1"/>
      <w:marLeft w:val="0"/>
      <w:marRight w:val="0"/>
      <w:marTop w:val="0"/>
      <w:marBottom w:val="0"/>
      <w:divBdr>
        <w:top w:val="none" w:sz="0" w:space="0" w:color="auto"/>
        <w:left w:val="none" w:sz="0" w:space="0" w:color="auto"/>
        <w:bottom w:val="none" w:sz="0" w:space="0" w:color="auto"/>
        <w:right w:val="none" w:sz="0" w:space="0" w:color="auto"/>
      </w:divBdr>
    </w:div>
    <w:div w:id="1285233515">
      <w:bodyDiv w:val="1"/>
      <w:marLeft w:val="0"/>
      <w:marRight w:val="0"/>
      <w:marTop w:val="0"/>
      <w:marBottom w:val="0"/>
      <w:divBdr>
        <w:top w:val="none" w:sz="0" w:space="0" w:color="auto"/>
        <w:left w:val="none" w:sz="0" w:space="0" w:color="auto"/>
        <w:bottom w:val="none" w:sz="0" w:space="0" w:color="auto"/>
        <w:right w:val="none" w:sz="0" w:space="0" w:color="auto"/>
      </w:divBdr>
    </w:div>
    <w:div w:id="1305046112">
      <w:bodyDiv w:val="1"/>
      <w:marLeft w:val="0"/>
      <w:marRight w:val="0"/>
      <w:marTop w:val="0"/>
      <w:marBottom w:val="0"/>
      <w:divBdr>
        <w:top w:val="none" w:sz="0" w:space="0" w:color="auto"/>
        <w:left w:val="none" w:sz="0" w:space="0" w:color="auto"/>
        <w:bottom w:val="none" w:sz="0" w:space="0" w:color="auto"/>
        <w:right w:val="none" w:sz="0" w:space="0" w:color="auto"/>
      </w:divBdr>
    </w:div>
    <w:div w:id="1306467678">
      <w:bodyDiv w:val="1"/>
      <w:marLeft w:val="0"/>
      <w:marRight w:val="0"/>
      <w:marTop w:val="0"/>
      <w:marBottom w:val="0"/>
      <w:divBdr>
        <w:top w:val="none" w:sz="0" w:space="0" w:color="auto"/>
        <w:left w:val="none" w:sz="0" w:space="0" w:color="auto"/>
        <w:bottom w:val="none" w:sz="0" w:space="0" w:color="auto"/>
        <w:right w:val="none" w:sz="0" w:space="0" w:color="auto"/>
      </w:divBdr>
    </w:div>
    <w:div w:id="1333990685">
      <w:bodyDiv w:val="1"/>
      <w:marLeft w:val="0"/>
      <w:marRight w:val="0"/>
      <w:marTop w:val="0"/>
      <w:marBottom w:val="0"/>
      <w:divBdr>
        <w:top w:val="none" w:sz="0" w:space="0" w:color="auto"/>
        <w:left w:val="none" w:sz="0" w:space="0" w:color="auto"/>
        <w:bottom w:val="none" w:sz="0" w:space="0" w:color="auto"/>
        <w:right w:val="none" w:sz="0" w:space="0" w:color="auto"/>
      </w:divBdr>
    </w:div>
    <w:div w:id="1353729577">
      <w:bodyDiv w:val="1"/>
      <w:marLeft w:val="0"/>
      <w:marRight w:val="0"/>
      <w:marTop w:val="0"/>
      <w:marBottom w:val="0"/>
      <w:divBdr>
        <w:top w:val="none" w:sz="0" w:space="0" w:color="auto"/>
        <w:left w:val="none" w:sz="0" w:space="0" w:color="auto"/>
        <w:bottom w:val="none" w:sz="0" w:space="0" w:color="auto"/>
        <w:right w:val="none" w:sz="0" w:space="0" w:color="auto"/>
      </w:divBdr>
    </w:div>
    <w:div w:id="1365206696">
      <w:bodyDiv w:val="1"/>
      <w:marLeft w:val="0"/>
      <w:marRight w:val="0"/>
      <w:marTop w:val="0"/>
      <w:marBottom w:val="0"/>
      <w:divBdr>
        <w:top w:val="none" w:sz="0" w:space="0" w:color="auto"/>
        <w:left w:val="none" w:sz="0" w:space="0" w:color="auto"/>
        <w:bottom w:val="none" w:sz="0" w:space="0" w:color="auto"/>
        <w:right w:val="none" w:sz="0" w:space="0" w:color="auto"/>
      </w:divBdr>
    </w:div>
    <w:div w:id="1383022622">
      <w:bodyDiv w:val="1"/>
      <w:marLeft w:val="0"/>
      <w:marRight w:val="0"/>
      <w:marTop w:val="0"/>
      <w:marBottom w:val="0"/>
      <w:divBdr>
        <w:top w:val="none" w:sz="0" w:space="0" w:color="auto"/>
        <w:left w:val="none" w:sz="0" w:space="0" w:color="auto"/>
        <w:bottom w:val="none" w:sz="0" w:space="0" w:color="auto"/>
        <w:right w:val="none" w:sz="0" w:space="0" w:color="auto"/>
      </w:divBdr>
    </w:div>
    <w:div w:id="1394936131">
      <w:bodyDiv w:val="1"/>
      <w:marLeft w:val="0"/>
      <w:marRight w:val="0"/>
      <w:marTop w:val="0"/>
      <w:marBottom w:val="0"/>
      <w:divBdr>
        <w:top w:val="none" w:sz="0" w:space="0" w:color="auto"/>
        <w:left w:val="none" w:sz="0" w:space="0" w:color="auto"/>
        <w:bottom w:val="none" w:sz="0" w:space="0" w:color="auto"/>
        <w:right w:val="none" w:sz="0" w:space="0" w:color="auto"/>
      </w:divBdr>
    </w:div>
    <w:div w:id="1402213892">
      <w:bodyDiv w:val="1"/>
      <w:marLeft w:val="0"/>
      <w:marRight w:val="0"/>
      <w:marTop w:val="0"/>
      <w:marBottom w:val="0"/>
      <w:divBdr>
        <w:top w:val="none" w:sz="0" w:space="0" w:color="auto"/>
        <w:left w:val="none" w:sz="0" w:space="0" w:color="auto"/>
        <w:bottom w:val="none" w:sz="0" w:space="0" w:color="auto"/>
        <w:right w:val="none" w:sz="0" w:space="0" w:color="auto"/>
      </w:divBdr>
    </w:div>
    <w:div w:id="1405953456">
      <w:bodyDiv w:val="1"/>
      <w:marLeft w:val="0"/>
      <w:marRight w:val="0"/>
      <w:marTop w:val="0"/>
      <w:marBottom w:val="0"/>
      <w:divBdr>
        <w:top w:val="none" w:sz="0" w:space="0" w:color="auto"/>
        <w:left w:val="none" w:sz="0" w:space="0" w:color="auto"/>
        <w:bottom w:val="none" w:sz="0" w:space="0" w:color="auto"/>
        <w:right w:val="none" w:sz="0" w:space="0" w:color="auto"/>
      </w:divBdr>
    </w:div>
    <w:div w:id="1408259066">
      <w:bodyDiv w:val="1"/>
      <w:marLeft w:val="0"/>
      <w:marRight w:val="0"/>
      <w:marTop w:val="0"/>
      <w:marBottom w:val="0"/>
      <w:divBdr>
        <w:top w:val="none" w:sz="0" w:space="0" w:color="auto"/>
        <w:left w:val="none" w:sz="0" w:space="0" w:color="auto"/>
        <w:bottom w:val="none" w:sz="0" w:space="0" w:color="auto"/>
        <w:right w:val="none" w:sz="0" w:space="0" w:color="auto"/>
      </w:divBdr>
    </w:div>
    <w:div w:id="1410689811">
      <w:bodyDiv w:val="1"/>
      <w:marLeft w:val="0"/>
      <w:marRight w:val="0"/>
      <w:marTop w:val="0"/>
      <w:marBottom w:val="0"/>
      <w:divBdr>
        <w:top w:val="none" w:sz="0" w:space="0" w:color="auto"/>
        <w:left w:val="none" w:sz="0" w:space="0" w:color="auto"/>
        <w:bottom w:val="none" w:sz="0" w:space="0" w:color="auto"/>
        <w:right w:val="none" w:sz="0" w:space="0" w:color="auto"/>
      </w:divBdr>
    </w:div>
    <w:div w:id="1424841088">
      <w:bodyDiv w:val="1"/>
      <w:marLeft w:val="0"/>
      <w:marRight w:val="0"/>
      <w:marTop w:val="0"/>
      <w:marBottom w:val="0"/>
      <w:divBdr>
        <w:top w:val="none" w:sz="0" w:space="0" w:color="auto"/>
        <w:left w:val="none" w:sz="0" w:space="0" w:color="auto"/>
        <w:bottom w:val="none" w:sz="0" w:space="0" w:color="auto"/>
        <w:right w:val="none" w:sz="0" w:space="0" w:color="auto"/>
      </w:divBdr>
      <w:divsChild>
        <w:div w:id="1167138385">
          <w:marLeft w:val="547"/>
          <w:marRight w:val="0"/>
          <w:marTop w:val="0"/>
          <w:marBottom w:val="0"/>
          <w:divBdr>
            <w:top w:val="none" w:sz="0" w:space="0" w:color="auto"/>
            <w:left w:val="none" w:sz="0" w:space="0" w:color="auto"/>
            <w:bottom w:val="none" w:sz="0" w:space="0" w:color="auto"/>
            <w:right w:val="none" w:sz="0" w:space="0" w:color="auto"/>
          </w:divBdr>
        </w:div>
        <w:div w:id="2089425544">
          <w:marLeft w:val="547"/>
          <w:marRight w:val="0"/>
          <w:marTop w:val="0"/>
          <w:marBottom w:val="0"/>
          <w:divBdr>
            <w:top w:val="none" w:sz="0" w:space="0" w:color="auto"/>
            <w:left w:val="none" w:sz="0" w:space="0" w:color="auto"/>
            <w:bottom w:val="none" w:sz="0" w:space="0" w:color="auto"/>
            <w:right w:val="none" w:sz="0" w:space="0" w:color="auto"/>
          </w:divBdr>
        </w:div>
      </w:divsChild>
    </w:div>
    <w:div w:id="1441417477">
      <w:bodyDiv w:val="1"/>
      <w:marLeft w:val="0"/>
      <w:marRight w:val="0"/>
      <w:marTop w:val="0"/>
      <w:marBottom w:val="0"/>
      <w:divBdr>
        <w:top w:val="none" w:sz="0" w:space="0" w:color="auto"/>
        <w:left w:val="none" w:sz="0" w:space="0" w:color="auto"/>
        <w:bottom w:val="none" w:sz="0" w:space="0" w:color="auto"/>
        <w:right w:val="none" w:sz="0" w:space="0" w:color="auto"/>
      </w:divBdr>
    </w:div>
    <w:div w:id="1449542493">
      <w:bodyDiv w:val="1"/>
      <w:marLeft w:val="0"/>
      <w:marRight w:val="0"/>
      <w:marTop w:val="0"/>
      <w:marBottom w:val="0"/>
      <w:divBdr>
        <w:top w:val="none" w:sz="0" w:space="0" w:color="auto"/>
        <w:left w:val="none" w:sz="0" w:space="0" w:color="auto"/>
        <w:bottom w:val="none" w:sz="0" w:space="0" w:color="auto"/>
        <w:right w:val="none" w:sz="0" w:space="0" w:color="auto"/>
      </w:divBdr>
    </w:div>
    <w:div w:id="1475021736">
      <w:bodyDiv w:val="1"/>
      <w:marLeft w:val="0"/>
      <w:marRight w:val="0"/>
      <w:marTop w:val="0"/>
      <w:marBottom w:val="0"/>
      <w:divBdr>
        <w:top w:val="none" w:sz="0" w:space="0" w:color="auto"/>
        <w:left w:val="none" w:sz="0" w:space="0" w:color="auto"/>
        <w:bottom w:val="none" w:sz="0" w:space="0" w:color="auto"/>
        <w:right w:val="none" w:sz="0" w:space="0" w:color="auto"/>
      </w:divBdr>
      <w:divsChild>
        <w:div w:id="112211821">
          <w:marLeft w:val="1267"/>
          <w:marRight w:val="0"/>
          <w:marTop w:val="0"/>
          <w:marBottom w:val="0"/>
          <w:divBdr>
            <w:top w:val="none" w:sz="0" w:space="0" w:color="auto"/>
            <w:left w:val="none" w:sz="0" w:space="0" w:color="auto"/>
            <w:bottom w:val="none" w:sz="0" w:space="0" w:color="auto"/>
            <w:right w:val="none" w:sz="0" w:space="0" w:color="auto"/>
          </w:divBdr>
        </w:div>
        <w:div w:id="171116292">
          <w:marLeft w:val="1987"/>
          <w:marRight w:val="0"/>
          <w:marTop w:val="0"/>
          <w:marBottom w:val="0"/>
          <w:divBdr>
            <w:top w:val="none" w:sz="0" w:space="0" w:color="auto"/>
            <w:left w:val="none" w:sz="0" w:space="0" w:color="auto"/>
            <w:bottom w:val="none" w:sz="0" w:space="0" w:color="auto"/>
            <w:right w:val="none" w:sz="0" w:space="0" w:color="auto"/>
          </w:divBdr>
        </w:div>
        <w:div w:id="465977576">
          <w:marLeft w:val="1267"/>
          <w:marRight w:val="0"/>
          <w:marTop w:val="0"/>
          <w:marBottom w:val="0"/>
          <w:divBdr>
            <w:top w:val="none" w:sz="0" w:space="0" w:color="auto"/>
            <w:left w:val="none" w:sz="0" w:space="0" w:color="auto"/>
            <w:bottom w:val="none" w:sz="0" w:space="0" w:color="auto"/>
            <w:right w:val="none" w:sz="0" w:space="0" w:color="auto"/>
          </w:divBdr>
        </w:div>
        <w:div w:id="1104962733">
          <w:marLeft w:val="1267"/>
          <w:marRight w:val="0"/>
          <w:marTop w:val="0"/>
          <w:marBottom w:val="0"/>
          <w:divBdr>
            <w:top w:val="none" w:sz="0" w:space="0" w:color="auto"/>
            <w:left w:val="none" w:sz="0" w:space="0" w:color="auto"/>
            <w:bottom w:val="none" w:sz="0" w:space="0" w:color="auto"/>
            <w:right w:val="none" w:sz="0" w:space="0" w:color="auto"/>
          </w:divBdr>
        </w:div>
        <w:div w:id="1258052875">
          <w:marLeft w:val="547"/>
          <w:marRight w:val="0"/>
          <w:marTop w:val="0"/>
          <w:marBottom w:val="0"/>
          <w:divBdr>
            <w:top w:val="none" w:sz="0" w:space="0" w:color="auto"/>
            <w:left w:val="none" w:sz="0" w:space="0" w:color="auto"/>
            <w:bottom w:val="none" w:sz="0" w:space="0" w:color="auto"/>
            <w:right w:val="none" w:sz="0" w:space="0" w:color="auto"/>
          </w:divBdr>
        </w:div>
      </w:divsChild>
    </w:div>
    <w:div w:id="1480074127">
      <w:bodyDiv w:val="1"/>
      <w:marLeft w:val="0"/>
      <w:marRight w:val="0"/>
      <w:marTop w:val="0"/>
      <w:marBottom w:val="0"/>
      <w:divBdr>
        <w:top w:val="none" w:sz="0" w:space="0" w:color="auto"/>
        <w:left w:val="none" w:sz="0" w:space="0" w:color="auto"/>
        <w:bottom w:val="none" w:sz="0" w:space="0" w:color="auto"/>
        <w:right w:val="none" w:sz="0" w:space="0" w:color="auto"/>
      </w:divBdr>
    </w:div>
    <w:div w:id="1524591697">
      <w:bodyDiv w:val="1"/>
      <w:marLeft w:val="0"/>
      <w:marRight w:val="0"/>
      <w:marTop w:val="0"/>
      <w:marBottom w:val="0"/>
      <w:divBdr>
        <w:top w:val="none" w:sz="0" w:space="0" w:color="auto"/>
        <w:left w:val="none" w:sz="0" w:space="0" w:color="auto"/>
        <w:bottom w:val="none" w:sz="0" w:space="0" w:color="auto"/>
        <w:right w:val="none" w:sz="0" w:space="0" w:color="auto"/>
      </w:divBdr>
    </w:div>
    <w:div w:id="1546604611">
      <w:bodyDiv w:val="1"/>
      <w:marLeft w:val="0"/>
      <w:marRight w:val="0"/>
      <w:marTop w:val="0"/>
      <w:marBottom w:val="0"/>
      <w:divBdr>
        <w:top w:val="none" w:sz="0" w:space="0" w:color="auto"/>
        <w:left w:val="none" w:sz="0" w:space="0" w:color="auto"/>
        <w:bottom w:val="none" w:sz="0" w:space="0" w:color="auto"/>
        <w:right w:val="none" w:sz="0" w:space="0" w:color="auto"/>
      </w:divBdr>
    </w:div>
    <w:div w:id="1553805764">
      <w:bodyDiv w:val="1"/>
      <w:marLeft w:val="0"/>
      <w:marRight w:val="0"/>
      <w:marTop w:val="0"/>
      <w:marBottom w:val="0"/>
      <w:divBdr>
        <w:top w:val="none" w:sz="0" w:space="0" w:color="auto"/>
        <w:left w:val="none" w:sz="0" w:space="0" w:color="auto"/>
        <w:bottom w:val="none" w:sz="0" w:space="0" w:color="auto"/>
        <w:right w:val="none" w:sz="0" w:space="0" w:color="auto"/>
      </w:divBdr>
    </w:div>
    <w:div w:id="1608348766">
      <w:bodyDiv w:val="1"/>
      <w:marLeft w:val="0"/>
      <w:marRight w:val="0"/>
      <w:marTop w:val="0"/>
      <w:marBottom w:val="0"/>
      <w:divBdr>
        <w:top w:val="none" w:sz="0" w:space="0" w:color="auto"/>
        <w:left w:val="none" w:sz="0" w:space="0" w:color="auto"/>
        <w:bottom w:val="none" w:sz="0" w:space="0" w:color="auto"/>
        <w:right w:val="none" w:sz="0" w:space="0" w:color="auto"/>
      </w:divBdr>
    </w:div>
    <w:div w:id="1664772983">
      <w:bodyDiv w:val="1"/>
      <w:marLeft w:val="0"/>
      <w:marRight w:val="0"/>
      <w:marTop w:val="0"/>
      <w:marBottom w:val="0"/>
      <w:divBdr>
        <w:top w:val="none" w:sz="0" w:space="0" w:color="auto"/>
        <w:left w:val="none" w:sz="0" w:space="0" w:color="auto"/>
        <w:bottom w:val="none" w:sz="0" w:space="0" w:color="auto"/>
        <w:right w:val="none" w:sz="0" w:space="0" w:color="auto"/>
      </w:divBdr>
    </w:div>
    <w:div w:id="1693530295">
      <w:bodyDiv w:val="1"/>
      <w:marLeft w:val="0"/>
      <w:marRight w:val="0"/>
      <w:marTop w:val="0"/>
      <w:marBottom w:val="0"/>
      <w:divBdr>
        <w:top w:val="none" w:sz="0" w:space="0" w:color="auto"/>
        <w:left w:val="none" w:sz="0" w:space="0" w:color="auto"/>
        <w:bottom w:val="none" w:sz="0" w:space="0" w:color="auto"/>
        <w:right w:val="none" w:sz="0" w:space="0" w:color="auto"/>
      </w:divBdr>
    </w:div>
    <w:div w:id="1720397910">
      <w:bodyDiv w:val="1"/>
      <w:marLeft w:val="0"/>
      <w:marRight w:val="0"/>
      <w:marTop w:val="0"/>
      <w:marBottom w:val="0"/>
      <w:divBdr>
        <w:top w:val="none" w:sz="0" w:space="0" w:color="auto"/>
        <w:left w:val="none" w:sz="0" w:space="0" w:color="auto"/>
        <w:bottom w:val="none" w:sz="0" w:space="0" w:color="auto"/>
        <w:right w:val="none" w:sz="0" w:space="0" w:color="auto"/>
      </w:divBdr>
    </w:div>
    <w:div w:id="1725714403">
      <w:bodyDiv w:val="1"/>
      <w:marLeft w:val="0"/>
      <w:marRight w:val="0"/>
      <w:marTop w:val="0"/>
      <w:marBottom w:val="0"/>
      <w:divBdr>
        <w:top w:val="none" w:sz="0" w:space="0" w:color="auto"/>
        <w:left w:val="none" w:sz="0" w:space="0" w:color="auto"/>
        <w:bottom w:val="none" w:sz="0" w:space="0" w:color="auto"/>
        <w:right w:val="none" w:sz="0" w:space="0" w:color="auto"/>
      </w:divBdr>
    </w:div>
    <w:div w:id="1752922534">
      <w:bodyDiv w:val="1"/>
      <w:marLeft w:val="0"/>
      <w:marRight w:val="0"/>
      <w:marTop w:val="0"/>
      <w:marBottom w:val="0"/>
      <w:divBdr>
        <w:top w:val="none" w:sz="0" w:space="0" w:color="auto"/>
        <w:left w:val="none" w:sz="0" w:space="0" w:color="auto"/>
        <w:bottom w:val="none" w:sz="0" w:space="0" w:color="auto"/>
        <w:right w:val="none" w:sz="0" w:space="0" w:color="auto"/>
      </w:divBdr>
    </w:div>
    <w:div w:id="1758205560">
      <w:bodyDiv w:val="1"/>
      <w:marLeft w:val="0"/>
      <w:marRight w:val="0"/>
      <w:marTop w:val="0"/>
      <w:marBottom w:val="0"/>
      <w:divBdr>
        <w:top w:val="none" w:sz="0" w:space="0" w:color="auto"/>
        <w:left w:val="none" w:sz="0" w:space="0" w:color="auto"/>
        <w:bottom w:val="none" w:sz="0" w:space="0" w:color="auto"/>
        <w:right w:val="none" w:sz="0" w:space="0" w:color="auto"/>
      </w:divBdr>
    </w:div>
    <w:div w:id="1773433723">
      <w:bodyDiv w:val="1"/>
      <w:marLeft w:val="0"/>
      <w:marRight w:val="0"/>
      <w:marTop w:val="0"/>
      <w:marBottom w:val="0"/>
      <w:divBdr>
        <w:top w:val="none" w:sz="0" w:space="0" w:color="auto"/>
        <w:left w:val="none" w:sz="0" w:space="0" w:color="auto"/>
        <w:bottom w:val="none" w:sz="0" w:space="0" w:color="auto"/>
        <w:right w:val="none" w:sz="0" w:space="0" w:color="auto"/>
      </w:divBdr>
      <w:divsChild>
        <w:div w:id="7678624">
          <w:marLeft w:val="0"/>
          <w:marRight w:val="0"/>
          <w:marTop w:val="0"/>
          <w:marBottom w:val="0"/>
          <w:divBdr>
            <w:top w:val="none" w:sz="0" w:space="0" w:color="auto"/>
            <w:left w:val="none" w:sz="0" w:space="0" w:color="auto"/>
            <w:bottom w:val="none" w:sz="0" w:space="0" w:color="auto"/>
            <w:right w:val="none" w:sz="0" w:space="0" w:color="auto"/>
          </w:divBdr>
        </w:div>
        <w:div w:id="41832163">
          <w:marLeft w:val="0"/>
          <w:marRight w:val="0"/>
          <w:marTop w:val="0"/>
          <w:marBottom w:val="0"/>
          <w:divBdr>
            <w:top w:val="none" w:sz="0" w:space="0" w:color="auto"/>
            <w:left w:val="none" w:sz="0" w:space="0" w:color="auto"/>
            <w:bottom w:val="none" w:sz="0" w:space="0" w:color="auto"/>
            <w:right w:val="none" w:sz="0" w:space="0" w:color="auto"/>
          </w:divBdr>
        </w:div>
        <w:div w:id="168062723">
          <w:marLeft w:val="0"/>
          <w:marRight w:val="0"/>
          <w:marTop w:val="0"/>
          <w:marBottom w:val="0"/>
          <w:divBdr>
            <w:top w:val="none" w:sz="0" w:space="0" w:color="auto"/>
            <w:left w:val="none" w:sz="0" w:space="0" w:color="auto"/>
            <w:bottom w:val="none" w:sz="0" w:space="0" w:color="auto"/>
            <w:right w:val="none" w:sz="0" w:space="0" w:color="auto"/>
          </w:divBdr>
        </w:div>
        <w:div w:id="246621436">
          <w:marLeft w:val="0"/>
          <w:marRight w:val="0"/>
          <w:marTop w:val="0"/>
          <w:marBottom w:val="0"/>
          <w:divBdr>
            <w:top w:val="none" w:sz="0" w:space="0" w:color="auto"/>
            <w:left w:val="none" w:sz="0" w:space="0" w:color="auto"/>
            <w:bottom w:val="none" w:sz="0" w:space="0" w:color="auto"/>
            <w:right w:val="none" w:sz="0" w:space="0" w:color="auto"/>
          </w:divBdr>
        </w:div>
        <w:div w:id="676419765">
          <w:marLeft w:val="0"/>
          <w:marRight w:val="0"/>
          <w:marTop w:val="0"/>
          <w:marBottom w:val="0"/>
          <w:divBdr>
            <w:top w:val="none" w:sz="0" w:space="0" w:color="auto"/>
            <w:left w:val="none" w:sz="0" w:space="0" w:color="auto"/>
            <w:bottom w:val="none" w:sz="0" w:space="0" w:color="auto"/>
            <w:right w:val="none" w:sz="0" w:space="0" w:color="auto"/>
          </w:divBdr>
        </w:div>
        <w:div w:id="711422442">
          <w:marLeft w:val="0"/>
          <w:marRight w:val="0"/>
          <w:marTop w:val="0"/>
          <w:marBottom w:val="0"/>
          <w:divBdr>
            <w:top w:val="none" w:sz="0" w:space="0" w:color="auto"/>
            <w:left w:val="none" w:sz="0" w:space="0" w:color="auto"/>
            <w:bottom w:val="none" w:sz="0" w:space="0" w:color="auto"/>
            <w:right w:val="none" w:sz="0" w:space="0" w:color="auto"/>
          </w:divBdr>
        </w:div>
        <w:div w:id="916673667">
          <w:marLeft w:val="0"/>
          <w:marRight w:val="0"/>
          <w:marTop w:val="0"/>
          <w:marBottom w:val="0"/>
          <w:divBdr>
            <w:top w:val="none" w:sz="0" w:space="0" w:color="auto"/>
            <w:left w:val="none" w:sz="0" w:space="0" w:color="auto"/>
            <w:bottom w:val="none" w:sz="0" w:space="0" w:color="auto"/>
            <w:right w:val="none" w:sz="0" w:space="0" w:color="auto"/>
          </w:divBdr>
        </w:div>
        <w:div w:id="1183785045">
          <w:marLeft w:val="0"/>
          <w:marRight w:val="0"/>
          <w:marTop w:val="0"/>
          <w:marBottom w:val="0"/>
          <w:divBdr>
            <w:top w:val="none" w:sz="0" w:space="0" w:color="auto"/>
            <w:left w:val="none" w:sz="0" w:space="0" w:color="auto"/>
            <w:bottom w:val="none" w:sz="0" w:space="0" w:color="auto"/>
            <w:right w:val="none" w:sz="0" w:space="0" w:color="auto"/>
          </w:divBdr>
        </w:div>
        <w:div w:id="1226796082">
          <w:marLeft w:val="0"/>
          <w:marRight w:val="0"/>
          <w:marTop w:val="0"/>
          <w:marBottom w:val="0"/>
          <w:divBdr>
            <w:top w:val="none" w:sz="0" w:space="0" w:color="auto"/>
            <w:left w:val="none" w:sz="0" w:space="0" w:color="auto"/>
            <w:bottom w:val="none" w:sz="0" w:space="0" w:color="auto"/>
            <w:right w:val="none" w:sz="0" w:space="0" w:color="auto"/>
          </w:divBdr>
        </w:div>
        <w:div w:id="1431049828">
          <w:marLeft w:val="0"/>
          <w:marRight w:val="0"/>
          <w:marTop w:val="0"/>
          <w:marBottom w:val="0"/>
          <w:divBdr>
            <w:top w:val="none" w:sz="0" w:space="0" w:color="auto"/>
            <w:left w:val="none" w:sz="0" w:space="0" w:color="auto"/>
            <w:bottom w:val="none" w:sz="0" w:space="0" w:color="auto"/>
            <w:right w:val="none" w:sz="0" w:space="0" w:color="auto"/>
          </w:divBdr>
        </w:div>
        <w:div w:id="1456483828">
          <w:marLeft w:val="0"/>
          <w:marRight w:val="0"/>
          <w:marTop w:val="0"/>
          <w:marBottom w:val="0"/>
          <w:divBdr>
            <w:top w:val="none" w:sz="0" w:space="0" w:color="auto"/>
            <w:left w:val="none" w:sz="0" w:space="0" w:color="auto"/>
            <w:bottom w:val="none" w:sz="0" w:space="0" w:color="auto"/>
            <w:right w:val="none" w:sz="0" w:space="0" w:color="auto"/>
          </w:divBdr>
        </w:div>
        <w:div w:id="1474366775">
          <w:marLeft w:val="0"/>
          <w:marRight w:val="0"/>
          <w:marTop w:val="0"/>
          <w:marBottom w:val="0"/>
          <w:divBdr>
            <w:top w:val="none" w:sz="0" w:space="0" w:color="auto"/>
            <w:left w:val="none" w:sz="0" w:space="0" w:color="auto"/>
            <w:bottom w:val="none" w:sz="0" w:space="0" w:color="auto"/>
            <w:right w:val="none" w:sz="0" w:space="0" w:color="auto"/>
          </w:divBdr>
        </w:div>
        <w:div w:id="1493328474">
          <w:marLeft w:val="0"/>
          <w:marRight w:val="0"/>
          <w:marTop w:val="0"/>
          <w:marBottom w:val="0"/>
          <w:divBdr>
            <w:top w:val="none" w:sz="0" w:space="0" w:color="auto"/>
            <w:left w:val="none" w:sz="0" w:space="0" w:color="auto"/>
            <w:bottom w:val="none" w:sz="0" w:space="0" w:color="auto"/>
            <w:right w:val="none" w:sz="0" w:space="0" w:color="auto"/>
          </w:divBdr>
        </w:div>
        <w:div w:id="1502501745">
          <w:marLeft w:val="0"/>
          <w:marRight w:val="0"/>
          <w:marTop w:val="0"/>
          <w:marBottom w:val="0"/>
          <w:divBdr>
            <w:top w:val="none" w:sz="0" w:space="0" w:color="auto"/>
            <w:left w:val="none" w:sz="0" w:space="0" w:color="auto"/>
            <w:bottom w:val="none" w:sz="0" w:space="0" w:color="auto"/>
            <w:right w:val="none" w:sz="0" w:space="0" w:color="auto"/>
          </w:divBdr>
        </w:div>
        <w:div w:id="1866089191">
          <w:marLeft w:val="0"/>
          <w:marRight w:val="0"/>
          <w:marTop w:val="0"/>
          <w:marBottom w:val="0"/>
          <w:divBdr>
            <w:top w:val="none" w:sz="0" w:space="0" w:color="auto"/>
            <w:left w:val="none" w:sz="0" w:space="0" w:color="auto"/>
            <w:bottom w:val="none" w:sz="0" w:space="0" w:color="auto"/>
            <w:right w:val="none" w:sz="0" w:space="0" w:color="auto"/>
          </w:divBdr>
        </w:div>
        <w:div w:id="2018146920">
          <w:marLeft w:val="0"/>
          <w:marRight w:val="0"/>
          <w:marTop w:val="0"/>
          <w:marBottom w:val="0"/>
          <w:divBdr>
            <w:top w:val="none" w:sz="0" w:space="0" w:color="auto"/>
            <w:left w:val="none" w:sz="0" w:space="0" w:color="auto"/>
            <w:bottom w:val="none" w:sz="0" w:space="0" w:color="auto"/>
            <w:right w:val="none" w:sz="0" w:space="0" w:color="auto"/>
          </w:divBdr>
        </w:div>
        <w:div w:id="2028287643">
          <w:marLeft w:val="0"/>
          <w:marRight w:val="0"/>
          <w:marTop w:val="0"/>
          <w:marBottom w:val="0"/>
          <w:divBdr>
            <w:top w:val="none" w:sz="0" w:space="0" w:color="auto"/>
            <w:left w:val="none" w:sz="0" w:space="0" w:color="auto"/>
            <w:bottom w:val="none" w:sz="0" w:space="0" w:color="auto"/>
            <w:right w:val="none" w:sz="0" w:space="0" w:color="auto"/>
          </w:divBdr>
        </w:div>
        <w:div w:id="2032606159">
          <w:marLeft w:val="0"/>
          <w:marRight w:val="0"/>
          <w:marTop w:val="0"/>
          <w:marBottom w:val="0"/>
          <w:divBdr>
            <w:top w:val="none" w:sz="0" w:space="0" w:color="auto"/>
            <w:left w:val="none" w:sz="0" w:space="0" w:color="auto"/>
            <w:bottom w:val="none" w:sz="0" w:space="0" w:color="auto"/>
            <w:right w:val="none" w:sz="0" w:space="0" w:color="auto"/>
          </w:divBdr>
        </w:div>
        <w:div w:id="2048800405">
          <w:marLeft w:val="0"/>
          <w:marRight w:val="0"/>
          <w:marTop w:val="0"/>
          <w:marBottom w:val="0"/>
          <w:divBdr>
            <w:top w:val="none" w:sz="0" w:space="0" w:color="auto"/>
            <w:left w:val="none" w:sz="0" w:space="0" w:color="auto"/>
            <w:bottom w:val="none" w:sz="0" w:space="0" w:color="auto"/>
            <w:right w:val="none" w:sz="0" w:space="0" w:color="auto"/>
          </w:divBdr>
        </w:div>
        <w:div w:id="2123111904">
          <w:marLeft w:val="0"/>
          <w:marRight w:val="0"/>
          <w:marTop w:val="0"/>
          <w:marBottom w:val="0"/>
          <w:divBdr>
            <w:top w:val="none" w:sz="0" w:space="0" w:color="auto"/>
            <w:left w:val="none" w:sz="0" w:space="0" w:color="auto"/>
            <w:bottom w:val="none" w:sz="0" w:space="0" w:color="auto"/>
            <w:right w:val="none" w:sz="0" w:space="0" w:color="auto"/>
          </w:divBdr>
        </w:div>
      </w:divsChild>
    </w:div>
    <w:div w:id="1795635233">
      <w:bodyDiv w:val="1"/>
      <w:marLeft w:val="0"/>
      <w:marRight w:val="0"/>
      <w:marTop w:val="0"/>
      <w:marBottom w:val="0"/>
      <w:divBdr>
        <w:top w:val="none" w:sz="0" w:space="0" w:color="auto"/>
        <w:left w:val="none" w:sz="0" w:space="0" w:color="auto"/>
        <w:bottom w:val="none" w:sz="0" w:space="0" w:color="auto"/>
        <w:right w:val="none" w:sz="0" w:space="0" w:color="auto"/>
      </w:divBdr>
    </w:div>
    <w:div w:id="1806391102">
      <w:bodyDiv w:val="1"/>
      <w:marLeft w:val="0"/>
      <w:marRight w:val="0"/>
      <w:marTop w:val="0"/>
      <w:marBottom w:val="0"/>
      <w:divBdr>
        <w:top w:val="none" w:sz="0" w:space="0" w:color="auto"/>
        <w:left w:val="none" w:sz="0" w:space="0" w:color="auto"/>
        <w:bottom w:val="none" w:sz="0" w:space="0" w:color="auto"/>
        <w:right w:val="none" w:sz="0" w:space="0" w:color="auto"/>
      </w:divBdr>
    </w:div>
    <w:div w:id="1822774452">
      <w:bodyDiv w:val="1"/>
      <w:marLeft w:val="0"/>
      <w:marRight w:val="0"/>
      <w:marTop w:val="0"/>
      <w:marBottom w:val="0"/>
      <w:divBdr>
        <w:top w:val="none" w:sz="0" w:space="0" w:color="auto"/>
        <w:left w:val="none" w:sz="0" w:space="0" w:color="auto"/>
        <w:bottom w:val="none" w:sz="0" w:space="0" w:color="auto"/>
        <w:right w:val="none" w:sz="0" w:space="0" w:color="auto"/>
      </w:divBdr>
    </w:div>
    <w:div w:id="1861042531">
      <w:bodyDiv w:val="1"/>
      <w:marLeft w:val="0"/>
      <w:marRight w:val="0"/>
      <w:marTop w:val="0"/>
      <w:marBottom w:val="0"/>
      <w:divBdr>
        <w:top w:val="none" w:sz="0" w:space="0" w:color="auto"/>
        <w:left w:val="none" w:sz="0" w:space="0" w:color="auto"/>
        <w:bottom w:val="none" w:sz="0" w:space="0" w:color="auto"/>
        <w:right w:val="none" w:sz="0" w:space="0" w:color="auto"/>
      </w:divBdr>
    </w:div>
    <w:div w:id="1893538667">
      <w:bodyDiv w:val="1"/>
      <w:marLeft w:val="0"/>
      <w:marRight w:val="0"/>
      <w:marTop w:val="0"/>
      <w:marBottom w:val="0"/>
      <w:divBdr>
        <w:top w:val="none" w:sz="0" w:space="0" w:color="auto"/>
        <w:left w:val="none" w:sz="0" w:space="0" w:color="auto"/>
        <w:bottom w:val="none" w:sz="0" w:space="0" w:color="auto"/>
        <w:right w:val="none" w:sz="0" w:space="0" w:color="auto"/>
      </w:divBdr>
    </w:div>
    <w:div w:id="1916743573">
      <w:bodyDiv w:val="1"/>
      <w:marLeft w:val="0"/>
      <w:marRight w:val="0"/>
      <w:marTop w:val="0"/>
      <w:marBottom w:val="0"/>
      <w:divBdr>
        <w:top w:val="none" w:sz="0" w:space="0" w:color="auto"/>
        <w:left w:val="none" w:sz="0" w:space="0" w:color="auto"/>
        <w:bottom w:val="none" w:sz="0" w:space="0" w:color="auto"/>
        <w:right w:val="none" w:sz="0" w:space="0" w:color="auto"/>
      </w:divBdr>
    </w:div>
    <w:div w:id="1952781472">
      <w:bodyDiv w:val="1"/>
      <w:marLeft w:val="0"/>
      <w:marRight w:val="0"/>
      <w:marTop w:val="0"/>
      <w:marBottom w:val="0"/>
      <w:divBdr>
        <w:top w:val="none" w:sz="0" w:space="0" w:color="auto"/>
        <w:left w:val="none" w:sz="0" w:space="0" w:color="auto"/>
        <w:bottom w:val="none" w:sz="0" w:space="0" w:color="auto"/>
        <w:right w:val="none" w:sz="0" w:space="0" w:color="auto"/>
      </w:divBdr>
    </w:div>
    <w:div w:id="1958444911">
      <w:bodyDiv w:val="1"/>
      <w:marLeft w:val="0"/>
      <w:marRight w:val="0"/>
      <w:marTop w:val="0"/>
      <w:marBottom w:val="0"/>
      <w:divBdr>
        <w:top w:val="none" w:sz="0" w:space="0" w:color="auto"/>
        <w:left w:val="none" w:sz="0" w:space="0" w:color="auto"/>
        <w:bottom w:val="none" w:sz="0" w:space="0" w:color="auto"/>
        <w:right w:val="none" w:sz="0" w:space="0" w:color="auto"/>
      </w:divBdr>
    </w:div>
    <w:div w:id="1970089887">
      <w:bodyDiv w:val="1"/>
      <w:marLeft w:val="0"/>
      <w:marRight w:val="0"/>
      <w:marTop w:val="0"/>
      <w:marBottom w:val="0"/>
      <w:divBdr>
        <w:top w:val="none" w:sz="0" w:space="0" w:color="auto"/>
        <w:left w:val="none" w:sz="0" w:space="0" w:color="auto"/>
        <w:bottom w:val="none" w:sz="0" w:space="0" w:color="auto"/>
        <w:right w:val="none" w:sz="0" w:space="0" w:color="auto"/>
      </w:divBdr>
      <w:divsChild>
        <w:div w:id="61489192">
          <w:marLeft w:val="360"/>
          <w:marRight w:val="0"/>
          <w:marTop w:val="200"/>
          <w:marBottom w:val="0"/>
          <w:divBdr>
            <w:top w:val="none" w:sz="0" w:space="0" w:color="auto"/>
            <w:left w:val="none" w:sz="0" w:space="0" w:color="auto"/>
            <w:bottom w:val="none" w:sz="0" w:space="0" w:color="auto"/>
            <w:right w:val="none" w:sz="0" w:space="0" w:color="auto"/>
          </w:divBdr>
        </w:div>
        <w:div w:id="451679097">
          <w:marLeft w:val="360"/>
          <w:marRight w:val="0"/>
          <w:marTop w:val="200"/>
          <w:marBottom w:val="0"/>
          <w:divBdr>
            <w:top w:val="none" w:sz="0" w:space="0" w:color="auto"/>
            <w:left w:val="none" w:sz="0" w:space="0" w:color="auto"/>
            <w:bottom w:val="none" w:sz="0" w:space="0" w:color="auto"/>
            <w:right w:val="none" w:sz="0" w:space="0" w:color="auto"/>
          </w:divBdr>
        </w:div>
        <w:div w:id="1237741472">
          <w:marLeft w:val="360"/>
          <w:marRight w:val="0"/>
          <w:marTop w:val="200"/>
          <w:marBottom w:val="0"/>
          <w:divBdr>
            <w:top w:val="none" w:sz="0" w:space="0" w:color="auto"/>
            <w:left w:val="none" w:sz="0" w:space="0" w:color="auto"/>
            <w:bottom w:val="none" w:sz="0" w:space="0" w:color="auto"/>
            <w:right w:val="none" w:sz="0" w:space="0" w:color="auto"/>
          </w:divBdr>
        </w:div>
        <w:div w:id="1355840520">
          <w:marLeft w:val="1080"/>
          <w:marRight w:val="0"/>
          <w:marTop w:val="100"/>
          <w:marBottom w:val="0"/>
          <w:divBdr>
            <w:top w:val="none" w:sz="0" w:space="0" w:color="auto"/>
            <w:left w:val="none" w:sz="0" w:space="0" w:color="auto"/>
            <w:bottom w:val="none" w:sz="0" w:space="0" w:color="auto"/>
            <w:right w:val="none" w:sz="0" w:space="0" w:color="auto"/>
          </w:divBdr>
        </w:div>
        <w:div w:id="1594238750">
          <w:marLeft w:val="1080"/>
          <w:marRight w:val="0"/>
          <w:marTop w:val="100"/>
          <w:marBottom w:val="0"/>
          <w:divBdr>
            <w:top w:val="none" w:sz="0" w:space="0" w:color="auto"/>
            <w:left w:val="none" w:sz="0" w:space="0" w:color="auto"/>
            <w:bottom w:val="none" w:sz="0" w:space="0" w:color="auto"/>
            <w:right w:val="none" w:sz="0" w:space="0" w:color="auto"/>
          </w:divBdr>
        </w:div>
        <w:div w:id="1687560499">
          <w:marLeft w:val="360"/>
          <w:marRight w:val="0"/>
          <w:marTop w:val="200"/>
          <w:marBottom w:val="0"/>
          <w:divBdr>
            <w:top w:val="none" w:sz="0" w:space="0" w:color="auto"/>
            <w:left w:val="none" w:sz="0" w:space="0" w:color="auto"/>
            <w:bottom w:val="none" w:sz="0" w:space="0" w:color="auto"/>
            <w:right w:val="none" w:sz="0" w:space="0" w:color="auto"/>
          </w:divBdr>
        </w:div>
        <w:div w:id="1880899077">
          <w:marLeft w:val="1080"/>
          <w:marRight w:val="0"/>
          <w:marTop w:val="100"/>
          <w:marBottom w:val="0"/>
          <w:divBdr>
            <w:top w:val="none" w:sz="0" w:space="0" w:color="auto"/>
            <w:left w:val="none" w:sz="0" w:space="0" w:color="auto"/>
            <w:bottom w:val="none" w:sz="0" w:space="0" w:color="auto"/>
            <w:right w:val="none" w:sz="0" w:space="0" w:color="auto"/>
          </w:divBdr>
        </w:div>
        <w:div w:id="2045785939">
          <w:marLeft w:val="360"/>
          <w:marRight w:val="0"/>
          <w:marTop w:val="200"/>
          <w:marBottom w:val="0"/>
          <w:divBdr>
            <w:top w:val="none" w:sz="0" w:space="0" w:color="auto"/>
            <w:left w:val="none" w:sz="0" w:space="0" w:color="auto"/>
            <w:bottom w:val="none" w:sz="0" w:space="0" w:color="auto"/>
            <w:right w:val="none" w:sz="0" w:space="0" w:color="auto"/>
          </w:divBdr>
        </w:div>
      </w:divsChild>
    </w:div>
    <w:div w:id="1983805692">
      <w:bodyDiv w:val="1"/>
      <w:marLeft w:val="0"/>
      <w:marRight w:val="0"/>
      <w:marTop w:val="0"/>
      <w:marBottom w:val="0"/>
      <w:divBdr>
        <w:top w:val="none" w:sz="0" w:space="0" w:color="auto"/>
        <w:left w:val="none" w:sz="0" w:space="0" w:color="auto"/>
        <w:bottom w:val="none" w:sz="0" w:space="0" w:color="auto"/>
        <w:right w:val="none" w:sz="0" w:space="0" w:color="auto"/>
      </w:divBdr>
    </w:div>
    <w:div w:id="1984309692">
      <w:bodyDiv w:val="1"/>
      <w:marLeft w:val="0"/>
      <w:marRight w:val="0"/>
      <w:marTop w:val="0"/>
      <w:marBottom w:val="0"/>
      <w:divBdr>
        <w:top w:val="none" w:sz="0" w:space="0" w:color="auto"/>
        <w:left w:val="none" w:sz="0" w:space="0" w:color="auto"/>
        <w:bottom w:val="none" w:sz="0" w:space="0" w:color="auto"/>
        <w:right w:val="none" w:sz="0" w:space="0" w:color="auto"/>
      </w:divBdr>
    </w:div>
    <w:div w:id="1996834359">
      <w:bodyDiv w:val="1"/>
      <w:marLeft w:val="0"/>
      <w:marRight w:val="0"/>
      <w:marTop w:val="0"/>
      <w:marBottom w:val="0"/>
      <w:divBdr>
        <w:top w:val="none" w:sz="0" w:space="0" w:color="auto"/>
        <w:left w:val="none" w:sz="0" w:space="0" w:color="auto"/>
        <w:bottom w:val="none" w:sz="0" w:space="0" w:color="auto"/>
        <w:right w:val="none" w:sz="0" w:space="0" w:color="auto"/>
      </w:divBdr>
    </w:div>
    <w:div w:id="2103720540">
      <w:bodyDiv w:val="1"/>
      <w:marLeft w:val="0"/>
      <w:marRight w:val="0"/>
      <w:marTop w:val="0"/>
      <w:marBottom w:val="0"/>
      <w:divBdr>
        <w:top w:val="none" w:sz="0" w:space="0" w:color="auto"/>
        <w:left w:val="none" w:sz="0" w:space="0" w:color="auto"/>
        <w:bottom w:val="none" w:sz="0" w:space="0" w:color="auto"/>
        <w:right w:val="none" w:sz="0" w:space="0" w:color="auto"/>
      </w:divBdr>
    </w:div>
    <w:div w:id="2115207022">
      <w:bodyDiv w:val="1"/>
      <w:marLeft w:val="0"/>
      <w:marRight w:val="0"/>
      <w:marTop w:val="0"/>
      <w:marBottom w:val="0"/>
      <w:divBdr>
        <w:top w:val="none" w:sz="0" w:space="0" w:color="auto"/>
        <w:left w:val="none" w:sz="0" w:space="0" w:color="auto"/>
        <w:bottom w:val="none" w:sz="0" w:space="0" w:color="auto"/>
        <w:right w:val="none" w:sz="0" w:space="0" w:color="auto"/>
      </w:divBdr>
    </w:div>
    <w:div w:id="2142115280">
      <w:bodyDiv w:val="1"/>
      <w:marLeft w:val="0"/>
      <w:marRight w:val="0"/>
      <w:marTop w:val="0"/>
      <w:marBottom w:val="0"/>
      <w:divBdr>
        <w:top w:val="none" w:sz="0" w:space="0" w:color="auto"/>
        <w:left w:val="none" w:sz="0" w:space="0" w:color="auto"/>
        <w:bottom w:val="none" w:sz="0" w:space="0" w:color="auto"/>
        <w:right w:val="none" w:sz="0" w:space="0" w:color="auto"/>
      </w:divBdr>
      <w:divsChild>
        <w:div w:id="203103572">
          <w:marLeft w:val="0"/>
          <w:marRight w:val="0"/>
          <w:marTop w:val="0"/>
          <w:marBottom w:val="0"/>
          <w:divBdr>
            <w:top w:val="none" w:sz="0" w:space="0" w:color="auto"/>
            <w:left w:val="none" w:sz="0" w:space="0" w:color="auto"/>
            <w:bottom w:val="none" w:sz="0" w:space="0" w:color="auto"/>
            <w:right w:val="none" w:sz="0" w:space="0" w:color="auto"/>
          </w:divBdr>
        </w:div>
        <w:div w:id="321009151">
          <w:marLeft w:val="0"/>
          <w:marRight w:val="0"/>
          <w:marTop w:val="0"/>
          <w:marBottom w:val="0"/>
          <w:divBdr>
            <w:top w:val="none" w:sz="0" w:space="0" w:color="auto"/>
            <w:left w:val="none" w:sz="0" w:space="0" w:color="auto"/>
            <w:bottom w:val="none" w:sz="0" w:space="0" w:color="auto"/>
            <w:right w:val="none" w:sz="0" w:space="0" w:color="auto"/>
          </w:divBdr>
        </w:div>
        <w:div w:id="906571273">
          <w:marLeft w:val="0"/>
          <w:marRight w:val="0"/>
          <w:marTop w:val="0"/>
          <w:marBottom w:val="0"/>
          <w:divBdr>
            <w:top w:val="none" w:sz="0" w:space="0" w:color="auto"/>
            <w:left w:val="none" w:sz="0" w:space="0" w:color="auto"/>
            <w:bottom w:val="none" w:sz="0" w:space="0" w:color="auto"/>
            <w:right w:val="none" w:sz="0" w:space="0" w:color="auto"/>
          </w:divBdr>
        </w:div>
      </w:divsChild>
    </w:div>
    <w:div w:id="214345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gistrar.uic.edu/financial_matters/tuition_explanation.html" TargetMode="External"/><Relationship Id="rId18" Type="http://schemas.openxmlformats.org/officeDocument/2006/relationships/hyperlink" Target="https://financialaid.uic.edu/consumer-information/cares-act-heerf-disclosure/" TargetMode="External"/><Relationship Id="rId26" Type="http://schemas.openxmlformats.org/officeDocument/2006/relationships/hyperlink" Target="mailto:mmccle1@uic.edu" TargetMode="External"/><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mailto:mmccle1@uic.edu" TargetMode="External"/><Relationship Id="rId34" Type="http://schemas.openxmlformats.org/officeDocument/2006/relationships/hyperlink" Target="mailto:uichrextrahelpadmin@uillinois.edu" TargetMode="External"/><Relationship Id="rId42"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yperlink" Target="https://www2.illinois.gov/sites/budget/Documents/Budget%20Book/FY2022-Budget-Book/Fiscal-Year-2022-Capital-Budget.pdf" TargetMode="External"/><Relationship Id="rId17" Type="http://schemas.openxmlformats.org/officeDocument/2006/relationships/hyperlink" Target="https://uofi.app.box.com/s/aebcku9bp19izdk63ymumg9oyb7c1et1" TargetMode="External"/><Relationship Id="rId25" Type="http://schemas.openxmlformats.org/officeDocument/2006/relationships/hyperlink" Target="mailto:mmccle1@uic.edu" TargetMode="External"/><Relationship Id="rId33" Type="http://schemas.openxmlformats.org/officeDocument/2006/relationships/hyperlink" Target="https://uofi.app.box.com/s/mcwo80g7wtu9un1mv0a97bm4cgb3nm7x"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obfs.uillinois.edu/common/pages/DisplayFile.aspx?itemId=96123" TargetMode="External"/><Relationship Id="rId20" Type="http://schemas.openxmlformats.org/officeDocument/2006/relationships/hyperlink" Target="mailto:adavids@uic.edu" TargetMode="External"/><Relationship Id="rId29" Type="http://schemas.openxmlformats.org/officeDocument/2006/relationships/hyperlink" Target="mailto:ayudt@uic.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lga.gov/legislation/billstatus.asp?DocNum=815&amp;GAID=16&amp;GA=102&amp;DocTypeID=SB&amp;LegID=133442&amp;SessionID=110" TargetMode="External"/><Relationship Id="rId24" Type="http://schemas.openxmlformats.org/officeDocument/2006/relationships/hyperlink" Target="mailto:mekorman@uic.edu" TargetMode="External"/><Relationship Id="rId32" Type="http://schemas.openxmlformats.org/officeDocument/2006/relationships/hyperlink" Target="https://uofi.app.box.com/s/kag8h6wz5vxy33cage3dqbxjr7we8jn7"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www.ilga.gov/commission/lac/lac_home.html" TargetMode="External"/><Relationship Id="rId23" Type="http://schemas.openxmlformats.org/officeDocument/2006/relationships/hyperlink" Target="mailto:colleenk@uic.edu" TargetMode="External"/><Relationship Id="rId28" Type="http://schemas.openxmlformats.org/officeDocument/2006/relationships/hyperlink" Target="mailto:deblewis@uic.edu" TargetMode="External"/><Relationship Id="rId36" Type="http://schemas.openxmlformats.org/officeDocument/2006/relationships/hyperlink" Target="https://hr.uic.edu/hr-staff-managers/compensation/minima-for-graduate-appointments/" TargetMode="External"/><Relationship Id="rId10" Type="http://schemas.openxmlformats.org/officeDocument/2006/relationships/hyperlink" Target="https://www2.illinois.gov/sites/budget/Pages/default.aspx" TargetMode="External"/><Relationship Id="rId19" Type="http://schemas.openxmlformats.org/officeDocument/2006/relationships/hyperlink" Target="https://cfo.uic.edu/about-us/budgetoffice/budget-details-fy/fy2022-budget/" TargetMode="External"/><Relationship Id="rId31" Type="http://schemas.openxmlformats.org/officeDocument/2006/relationships/hyperlink" Target="https://uofi.app.box.com/s/69ge0woheqqq41s418schbclv1o1on7i" TargetMode="External"/><Relationship Id="rId4" Type="http://schemas.openxmlformats.org/officeDocument/2006/relationships/styles" Target="styles.xml"/><Relationship Id="rId9" Type="http://schemas.openxmlformats.org/officeDocument/2006/relationships/hyperlink" Target="https://www2.illinois.gov/sites/budget/Documents/Budget%20Book/FY2022-Budget-Book/Fiscal-Year-2022-Operating-Budget.pdf" TargetMode="External"/><Relationship Id="rId14" Type="http://schemas.openxmlformats.org/officeDocument/2006/relationships/hyperlink" Target="https://registrar.uic.edu/tuition/undergrad/undergraduate-tuition-fall-2020-spring-2021" TargetMode="External"/><Relationship Id="rId22" Type="http://schemas.openxmlformats.org/officeDocument/2006/relationships/hyperlink" Target="mailto:mmoss2@uic.edu" TargetMode="External"/><Relationship Id="rId27" Type="http://schemas.openxmlformats.org/officeDocument/2006/relationships/hyperlink" Target="https://hr.uic.edu/hr-staff-managers/labor-employee-relations/labor-agreements/" TargetMode="External"/><Relationship Id="rId30" Type="http://schemas.openxmlformats.org/officeDocument/2006/relationships/hyperlink" Target="https://uofi.app.box.com/s/2m5gkur5p53h2nkuhazqsxy0pedso11l" TargetMode="External"/><Relationship Id="rId35" Type="http://schemas.openxmlformats.org/officeDocument/2006/relationships/hyperlink" Target="https://uofi.app.box.com/s/gyscndjeq71l8bvyij27o1sldcdihvu1" TargetMode="External"/><Relationship Id="rId4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FY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162779-C88B-4BE8-935B-2EFA6CCF5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25</Pages>
  <Words>8612</Words>
  <Characters>52355</Characters>
  <Application>Microsoft Office Word</Application>
  <DocSecurity>0</DocSecurity>
  <Lines>436</Lines>
  <Paragraphs>121</Paragraphs>
  <ScaleCrop>false</ScaleCrop>
  <HeadingPairs>
    <vt:vector size="2" baseType="variant">
      <vt:variant>
        <vt:lpstr>Title</vt:lpstr>
      </vt:variant>
      <vt:variant>
        <vt:i4>1</vt:i4>
      </vt:variant>
    </vt:vector>
  </HeadingPairs>
  <TitlesOfParts>
    <vt:vector size="1" baseType="lpstr">
      <vt:lpstr>Budget Development Guidelines</vt:lpstr>
    </vt:vector>
  </TitlesOfParts>
  <Company>University of Illinois at Chicago</Company>
  <LinksUpToDate>false</LinksUpToDate>
  <CharactersWithSpaces>60846</CharactersWithSpaces>
  <SharedDoc>false</SharedDoc>
  <HLinks>
    <vt:vector size="114" baseType="variant">
      <vt:variant>
        <vt:i4>4259858</vt:i4>
      </vt:variant>
      <vt:variant>
        <vt:i4>54</vt:i4>
      </vt:variant>
      <vt:variant>
        <vt:i4>0</vt:i4>
      </vt:variant>
      <vt:variant>
        <vt:i4>5</vt:i4>
      </vt:variant>
      <vt:variant>
        <vt:lpwstr>http://www.uic.edu/depts/st_empl/wage_plan.shtml</vt:lpwstr>
      </vt:variant>
      <vt:variant>
        <vt:lpwstr/>
      </vt:variant>
      <vt:variant>
        <vt:i4>6750211</vt:i4>
      </vt:variant>
      <vt:variant>
        <vt:i4>51</vt:i4>
      </vt:variant>
      <vt:variant>
        <vt:i4>0</vt:i4>
      </vt:variant>
      <vt:variant>
        <vt:i4>5</vt:i4>
      </vt:variant>
      <vt:variant>
        <vt:lpwstr>http://www.uic.edu/depts/st_empl/</vt:lpwstr>
      </vt:variant>
      <vt:variant>
        <vt:lpwstr/>
      </vt:variant>
      <vt:variant>
        <vt:i4>1310815</vt:i4>
      </vt:variant>
      <vt:variant>
        <vt:i4>48</vt:i4>
      </vt:variant>
      <vt:variant>
        <vt:i4>0</vt:i4>
      </vt:variant>
      <vt:variant>
        <vt:i4>5</vt:i4>
      </vt:variant>
      <vt:variant>
        <vt:lpwstr>http://www.uic.edu/depts/hr/quicklinks/salaryplanner/index.shtml/</vt:lpwstr>
      </vt:variant>
      <vt:variant>
        <vt:lpwstr/>
      </vt:variant>
      <vt:variant>
        <vt:i4>655393</vt:i4>
      </vt:variant>
      <vt:variant>
        <vt:i4>45</vt:i4>
      </vt:variant>
      <vt:variant>
        <vt:i4>0</vt:i4>
      </vt:variant>
      <vt:variant>
        <vt:i4>5</vt:i4>
      </vt:variant>
      <vt:variant>
        <vt:lpwstr>mailto:puskarit@uic.edu</vt:lpwstr>
      </vt:variant>
      <vt:variant>
        <vt:lpwstr/>
      </vt:variant>
      <vt:variant>
        <vt:i4>655393</vt:i4>
      </vt:variant>
      <vt:variant>
        <vt:i4>42</vt:i4>
      </vt:variant>
      <vt:variant>
        <vt:i4>0</vt:i4>
      </vt:variant>
      <vt:variant>
        <vt:i4>5</vt:i4>
      </vt:variant>
      <vt:variant>
        <vt:lpwstr>mailto:puskarit@uic.edu</vt:lpwstr>
      </vt:variant>
      <vt:variant>
        <vt:lpwstr/>
      </vt:variant>
      <vt:variant>
        <vt:i4>131156</vt:i4>
      </vt:variant>
      <vt:variant>
        <vt:i4>39</vt:i4>
      </vt:variant>
      <vt:variant>
        <vt:i4>0</vt:i4>
      </vt:variant>
      <vt:variant>
        <vt:i4>5</vt:i4>
      </vt:variant>
      <vt:variant>
        <vt:lpwstr>https://www.hr.uic.edu/labor_relations/labor_agreements/</vt:lpwstr>
      </vt:variant>
      <vt:variant>
        <vt:lpwstr/>
      </vt:variant>
      <vt:variant>
        <vt:i4>4718617</vt:i4>
      </vt:variant>
      <vt:variant>
        <vt:i4>36</vt:i4>
      </vt:variant>
      <vt:variant>
        <vt:i4>0</vt:i4>
      </vt:variant>
      <vt:variant>
        <vt:i4>5</vt:i4>
      </vt:variant>
      <vt:variant>
        <vt:lpwstr>https://www.hr.uic.edu/systems_support/salary_planner/</vt:lpwstr>
      </vt:variant>
      <vt:variant>
        <vt:lpwstr/>
      </vt:variant>
      <vt:variant>
        <vt:i4>4063338</vt:i4>
      </vt:variant>
      <vt:variant>
        <vt:i4>33</vt:i4>
      </vt:variant>
      <vt:variant>
        <vt:i4>0</vt:i4>
      </vt:variant>
      <vt:variant>
        <vt:i4>5</vt:i4>
      </vt:variant>
      <vt:variant>
        <vt:lpwstr>http://www.obfs.uillinois.edu/common/pages/DisplayFile.aspx?itemId=</vt:lpwstr>
      </vt:variant>
      <vt:variant>
        <vt:lpwstr/>
      </vt:variant>
      <vt:variant>
        <vt:i4>917607</vt:i4>
      </vt:variant>
      <vt:variant>
        <vt:i4>30</vt:i4>
      </vt:variant>
      <vt:variant>
        <vt:i4>0</vt:i4>
      </vt:variant>
      <vt:variant>
        <vt:i4>5</vt:i4>
      </vt:variant>
      <vt:variant>
        <vt:lpwstr>http://www.ilga.gov/commission/lac/lac_home.html</vt:lpwstr>
      </vt:variant>
      <vt:variant>
        <vt:lpwstr/>
      </vt:variant>
      <vt:variant>
        <vt:i4>327733</vt:i4>
      </vt:variant>
      <vt:variant>
        <vt:i4>27</vt:i4>
      </vt:variant>
      <vt:variant>
        <vt:i4>0</vt:i4>
      </vt:variant>
      <vt:variant>
        <vt:i4>5</vt:i4>
      </vt:variant>
      <vt:variant>
        <vt:lpwstr>http://tigger.uic.edu/depts/ovcr/research/proposals/budgets/f_a_definition.shtml</vt:lpwstr>
      </vt:variant>
      <vt:variant>
        <vt:lpwstr>activity_type</vt:lpwstr>
      </vt:variant>
      <vt:variant>
        <vt:i4>7405584</vt:i4>
      </vt:variant>
      <vt:variant>
        <vt:i4>24</vt:i4>
      </vt:variant>
      <vt:variant>
        <vt:i4>0</vt:i4>
      </vt:variant>
      <vt:variant>
        <vt:i4>5</vt:i4>
      </vt:variant>
      <vt:variant>
        <vt:lpwstr>http://www.uic.edu/depts/oaa/policies_proced.html</vt:lpwstr>
      </vt:variant>
      <vt:variant>
        <vt:lpwstr/>
      </vt:variant>
      <vt:variant>
        <vt:i4>8323191</vt:i4>
      </vt:variant>
      <vt:variant>
        <vt:i4>21</vt:i4>
      </vt:variant>
      <vt:variant>
        <vt:i4>0</vt:i4>
      </vt:variant>
      <vt:variant>
        <vt:i4>5</vt:i4>
      </vt:variant>
      <vt:variant>
        <vt:lpwstr>http://www.uic.edu/depts/oaa/bpa/tuition_remission_policy.html</vt:lpwstr>
      </vt:variant>
      <vt:variant>
        <vt:lpwstr/>
      </vt:variant>
      <vt:variant>
        <vt:i4>458827</vt:i4>
      </vt:variant>
      <vt:variant>
        <vt:i4>18</vt:i4>
      </vt:variant>
      <vt:variant>
        <vt:i4>0</vt:i4>
      </vt:variant>
      <vt:variant>
        <vt:i4>5</vt:i4>
      </vt:variant>
      <vt:variant>
        <vt:lpwstr>http://tigger.uic.edu/depts/ovcr/research/proposals/policies/policies-ga.pdf</vt:lpwstr>
      </vt:variant>
      <vt:variant>
        <vt:lpwstr/>
      </vt:variant>
      <vt:variant>
        <vt:i4>589846</vt:i4>
      </vt:variant>
      <vt:variant>
        <vt:i4>15</vt:i4>
      </vt:variant>
      <vt:variant>
        <vt:i4>0</vt:i4>
      </vt:variant>
      <vt:variant>
        <vt:i4>5</vt:i4>
      </vt:variant>
      <vt:variant>
        <vt:lpwstr>https://www.hr.uic.edu/policies/</vt:lpwstr>
      </vt:variant>
      <vt:variant>
        <vt:lpwstr/>
      </vt:variant>
      <vt:variant>
        <vt:i4>7340053</vt:i4>
      </vt:variant>
      <vt:variant>
        <vt:i4>12</vt:i4>
      </vt:variant>
      <vt:variant>
        <vt:i4>0</vt:i4>
      </vt:variant>
      <vt:variant>
        <vt:i4>5</vt:i4>
      </vt:variant>
      <vt:variant>
        <vt:lpwstr>mailto:mmoss2@uic.edu</vt:lpwstr>
      </vt:variant>
      <vt:variant>
        <vt:lpwstr/>
      </vt:variant>
      <vt:variant>
        <vt:i4>2424901</vt:i4>
      </vt:variant>
      <vt:variant>
        <vt:i4>9</vt:i4>
      </vt:variant>
      <vt:variant>
        <vt:i4>0</vt:i4>
      </vt:variant>
      <vt:variant>
        <vt:i4>5</vt:i4>
      </vt:variant>
      <vt:variant>
        <vt:lpwstr>mailto:twarfi2@uic.edu</vt:lpwstr>
      </vt:variant>
      <vt:variant>
        <vt:lpwstr/>
      </vt:variant>
      <vt:variant>
        <vt:i4>1310768</vt:i4>
      </vt:variant>
      <vt:variant>
        <vt:i4>6</vt:i4>
      </vt:variant>
      <vt:variant>
        <vt:i4>0</vt:i4>
      </vt:variant>
      <vt:variant>
        <vt:i4>5</vt:i4>
      </vt:variant>
      <vt:variant>
        <vt:lpwstr>mailto:mekorman@uic.edu</vt:lpwstr>
      </vt:variant>
      <vt:variant>
        <vt:lpwstr/>
      </vt:variant>
      <vt:variant>
        <vt:i4>131108</vt:i4>
      </vt:variant>
      <vt:variant>
        <vt:i4>3</vt:i4>
      </vt:variant>
      <vt:variant>
        <vt:i4>0</vt:i4>
      </vt:variant>
      <vt:variant>
        <vt:i4>5</vt:i4>
      </vt:variant>
      <vt:variant>
        <vt:lpwstr>mailto:phoey@uic.edu</vt:lpwstr>
      </vt:variant>
      <vt:variant>
        <vt:lpwstr/>
      </vt:variant>
      <vt:variant>
        <vt:i4>3473522</vt:i4>
      </vt:variant>
      <vt:variant>
        <vt:i4>0</vt:i4>
      </vt:variant>
      <vt:variant>
        <vt:i4>0</vt:i4>
      </vt:variant>
      <vt:variant>
        <vt:i4>5</vt:i4>
      </vt:variant>
      <vt:variant>
        <vt:lpwstr>http://www.obfs.uillinois.edu/budgeting/budget-development/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Development Guidelines</dc:title>
  <dc:subject/>
  <dc:creator>Budget Development &amp; Salary Guidelines;Janet A Parker</dc:creator>
  <cp:keywords/>
  <dc:description/>
  <cp:lastModifiedBy>Kehoe, Colleen</cp:lastModifiedBy>
  <cp:revision>43</cp:revision>
  <cp:lastPrinted>2021-07-02T13:49:00Z</cp:lastPrinted>
  <dcterms:created xsi:type="dcterms:W3CDTF">2021-06-30T22:15:00Z</dcterms:created>
  <dcterms:modified xsi:type="dcterms:W3CDTF">2021-07-09T21:01:00Z</dcterms:modified>
</cp:coreProperties>
</file>